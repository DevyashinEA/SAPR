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7829FD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2F49A1">
        <w:rPr>
          <w:szCs w:val="28"/>
        </w:rPr>
        <w:t>Министерств</w:t>
      </w:r>
      <w:r w:rsidRPr="008A2F2D">
        <w:rPr>
          <w:rFonts w:cs="Times New Roman"/>
          <w:szCs w:val="28"/>
        </w:rPr>
        <w:t xml:space="preserve">о науки </w:t>
      </w:r>
      <w:r w:rsidR="00D262A6" w:rsidRPr="008A2F2D">
        <w:rPr>
          <w:rFonts w:cs="Times New Roman"/>
          <w:szCs w:val="28"/>
        </w:rPr>
        <w:t xml:space="preserve">и высшего образования </w:t>
      </w:r>
      <w:r w:rsidRPr="008A2F2D">
        <w:rPr>
          <w:rFonts w:cs="Times New Roman"/>
          <w:szCs w:val="28"/>
        </w:rPr>
        <w:t>Российской Федерации</w:t>
      </w:r>
    </w:p>
    <w:p w14:paraId="71109A22" w14:textId="1454C21F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Федеральное государственное бюджетное образовательное учреждение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высшего образования</w:t>
      </w:r>
    </w:p>
    <w:p w14:paraId="24F60144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</w:p>
    <w:p w14:paraId="3CA741CC" w14:textId="3890130E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ТОМСКИЙ ГОСУДАРСТВЕННЫЙ УНИВЕРСИТЕТ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СИСТЕМ УПРАВЛЕНИЯ И РАДИОЭЛЕКТРОНИКИ (ТУСУР)</w:t>
      </w:r>
    </w:p>
    <w:p w14:paraId="7793F11E" w14:textId="77777777" w:rsidR="0087004E" w:rsidRPr="008A2F2D" w:rsidRDefault="0087004E" w:rsidP="00B9718D">
      <w:pPr>
        <w:rPr>
          <w:rFonts w:cs="Times New Roman"/>
          <w:szCs w:val="28"/>
        </w:rPr>
      </w:pPr>
    </w:p>
    <w:p w14:paraId="01960D14" w14:textId="77777777" w:rsidR="002E0ACA" w:rsidRPr="008A2F2D" w:rsidRDefault="0087004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Pr="008A2F2D" w:rsidRDefault="0087004E" w:rsidP="00B9718D">
      <w:pPr>
        <w:jc w:val="center"/>
        <w:rPr>
          <w:rFonts w:cs="Times New Roman"/>
          <w:szCs w:val="28"/>
        </w:rPr>
      </w:pPr>
    </w:p>
    <w:p w14:paraId="49C3A20D" w14:textId="7C8CFC3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ПРОЕКТ СИСТЕМЫ</w:t>
      </w:r>
    </w:p>
    <w:p w14:paraId="47B50081" w14:textId="1E7E224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на тему: Проектирование 3</w:t>
      </w:r>
      <w:r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модели </w:t>
      </w:r>
      <w:r w:rsidR="00293BC9" w:rsidRPr="008A2F2D">
        <w:rPr>
          <w:rFonts w:cs="Times New Roman"/>
          <w:szCs w:val="28"/>
        </w:rPr>
        <w:t>свайного поля для ангара,</w:t>
      </w:r>
      <w:r w:rsidR="00A242FA" w:rsidRPr="008A2F2D">
        <w:rPr>
          <w:rFonts w:cs="Times New Roman"/>
          <w:szCs w:val="28"/>
        </w:rPr>
        <w:t xml:space="preserve"> используя </w:t>
      </w:r>
      <w:proofErr w:type="spellStart"/>
      <w:r w:rsidR="00293BC9" w:rsidRPr="008A2F2D">
        <w:rPr>
          <w:rFonts w:cs="Times New Roman"/>
          <w:szCs w:val="28"/>
          <w:lang w:val="en-US"/>
        </w:rPr>
        <w:t>AutoCad</w:t>
      </w:r>
      <w:proofErr w:type="spellEnd"/>
      <w:r w:rsidR="00A242FA" w:rsidRPr="008A2F2D">
        <w:rPr>
          <w:rFonts w:cs="Times New Roman"/>
          <w:szCs w:val="28"/>
        </w:rPr>
        <w:t xml:space="preserve"> </w:t>
      </w:r>
      <w:r w:rsidR="00A242FA" w:rsidRPr="008A2F2D">
        <w:rPr>
          <w:rFonts w:cs="Times New Roman"/>
          <w:szCs w:val="28"/>
          <w:lang w:val="en-US"/>
        </w:rPr>
        <w:t>API</w:t>
      </w:r>
      <w:r w:rsidR="006A5A47" w:rsidRPr="008A2F2D">
        <w:rPr>
          <w:rFonts w:cs="Times New Roman"/>
          <w:szCs w:val="28"/>
        </w:rPr>
        <w:t>.</w:t>
      </w:r>
    </w:p>
    <w:p w14:paraId="13D1C8B8" w14:textId="578904CC" w:rsidR="003913D0" w:rsidRPr="008A2F2D" w:rsidRDefault="003913D0" w:rsidP="00B9718D">
      <w:pPr>
        <w:rPr>
          <w:rFonts w:cs="Times New Roman"/>
          <w:szCs w:val="28"/>
        </w:rPr>
      </w:pPr>
    </w:p>
    <w:p w14:paraId="3E89DE27" w14:textId="4A1C420D" w:rsidR="00EF4C49" w:rsidRPr="008A2F2D" w:rsidRDefault="00EF4C49" w:rsidP="00B9718D">
      <w:pPr>
        <w:rPr>
          <w:rFonts w:cs="Times New Roman"/>
          <w:szCs w:val="28"/>
        </w:rPr>
      </w:pPr>
    </w:p>
    <w:p w14:paraId="391EDC4B" w14:textId="6FF5EE7A" w:rsidR="00EF4C49" w:rsidRPr="008A2F2D" w:rsidRDefault="00EF4C49" w:rsidP="00B9718D">
      <w:pPr>
        <w:rPr>
          <w:rFonts w:cs="Times New Roman"/>
          <w:szCs w:val="28"/>
        </w:rPr>
      </w:pPr>
    </w:p>
    <w:p w14:paraId="48CAB83A" w14:textId="240A774B" w:rsidR="00EF4C49" w:rsidRPr="008A2F2D" w:rsidRDefault="00EF4C49" w:rsidP="00B9718D">
      <w:pPr>
        <w:rPr>
          <w:rFonts w:cs="Times New Roman"/>
          <w:szCs w:val="28"/>
        </w:rPr>
      </w:pPr>
    </w:p>
    <w:p w14:paraId="408F3324" w14:textId="50A9BD13" w:rsidR="00EF4C49" w:rsidRPr="008A2F2D" w:rsidRDefault="00EF4C49" w:rsidP="00B9718D">
      <w:pPr>
        <w:rPr>
          <w:rFonts w:cs="Times New Roman"/>
          <w:szCs w:val="28"/>
        </w:rPr>
      </w:pPr>
    </w:p>
    <w:p w14:paraId="2BA1B944" w14:textId="764D2B29" w:rsidR="00EF4C49" w:rsidRPr="008A2F2D" w:rsidRDefault="00EF4C49" w:rsidP="00B9718D">
      <w:pPr>
        <w:rPr>
          <w:rFonts w:cs="Times New Roman"/>
          <w:szCs w:val="28"/>
        </w:rPr>
      </w:pPr>
    </w:p>
    <w:p w14:paraId="7F84E1F7" w14:textId="65E1CEEC" w:rsidR="00EF4C49" w:rsidRPr="008A2F2D" w:rsidRDefault="00EF4C49" w:rsidP="00B9718D">
      <w:pPr>
        <w:rPr>
          <w:rFonts w:cs="Times New Roman"/>
          <w:szCs w:val="28"/>
        </w:rPr>
      </w:pPr>
    </w:p>
    <w:p w14:paraId="7F007C6F" w14:textId="621DDCB7" w:rsidR="00EF4C49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Подготовил:</w:t>
      </w:r>
    </w:p>
    <w:p w14:paraId="68FA0A14" w14:textId="542A7015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студент гр.586-2 </w:t>
      </w:r>
    </w:p>
    <w:p w14:paraId="2EA94A4C" w14:textId="774D657F" w:rsidR="0082555E" w:rsidRPr="008A2F2D" w:rsidRDefault="00293BC9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Девяшин</w:t>
      </w:r>
      <w:proofErr w:type="spellEnd"/>
      <w:r w:rsidRPr="008A2F2D">
        <w:rPr>
          <w:rFonts w:cs="Times New Roman"/>
          <w:szCs w:val="28"/>
        </w:rPr>
        <w:t xml:space="preserve"> Е.А</w:t>
      </w:r>
      <w:r w:rsidR="0082555E" w:rsidRPr="008A2F2D">
        <w:rPr>
          <w:rFonts w:cs="Times New Roman"/>
          <w:szCs w:val="28"/>
        </w:rPr>
        <w:t>._______</w:t>
      </w:r>
    </w:p>
    <w:p w14:paraId="0B9482E0" w14:textId="6DFD49F2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Проверил:</w:t>
      </w:r>
    </w:p>
    <w:p w14:paraId="75BA2CEA" w14:textId="77777777" w:rsidR="00B9718D" w:rsidRPr="008A2F2D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A2F2D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A2F2D" w:rsidRDefault="0082555E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Калентьев</w:t>
      </w:r>
      <w:proofErr w:type="spellEnd"/>
      <w:r w:rsidRPr="008A2F2D">
        <w:rPr>
          <w:rFonts w:cs="Times New Roman"/>
          <w:szCs w:val="28"/>
        </w:rPr>
        <w:t xml:space="preserve"> А.А______</w:t>
      </w:r>
    </w:p>
    <w:p w14:paraId="79789029" w14:textId="77777777" w:rsidR="0082555E" w:rsidRPr="008A2F2D" w:rsidRDefault="0082555E" w:rsidP="00B9718D">
      <w:pPr>
        <w:jc w:val="right"/>
        <w:rPr>
          <w:rFonts w:cs="Times New Roman"/>
          <w:szCs w:val="28"/>
        </w:rPr>
      </w:pPr>
    </w:p>
    <w:p w14:paraId="0CCEEC11" w14:textId="5F1ABD93" w:rsidR="00EF4C49" w:rsidRPr="008A2F2D" w:rsidRDefault="00EF4C49" w:rsidP="00B9718D">
      <w:pPr>
        <w:rPr>
          <w:rFonts w:cs="Times New Roman"/>
          <w:szCs w:val="28"/>
        </w:rPr>
      </w:pPr>
    </w:p>
    <w:p w14:paraId="2B15EFBF" w14:textId="77777777" w:rsidR="00B9718D" w:rsidRPr="008A2F2D" w:rsidRDefault="00B9718D" w:rsidP="00B9718D">
      <w:pPr>
        <w:jc w:val="center"/>
        <w:rPr>
          <w:rFonts w:cs="Times New Roman"/>
          <w:szCs w:val="28"/>
        </w:rPr>
      </w:pPr>
    </w:p>
    <w:p w14:paraId="490CEF9B" w14:textId="77777777" w:rsidR="0082555E" w:rsidRPr="008A2F2D" w:rsidRDefault="0082555E" w:rsidP="00B9718D">
      <w:pPr>
        <w:jc w:val="center"/>
        <w:rPr>
          <w:rFonts w:cs="Times New Roman"/>
          <w:szCs w:val="28"/>
        </w:rPr>
      </w:pPr>
    </w:p>
    <w:p w14:paraId="3272F698" w14:textId="2C1F8CD6" w:rsidR="00EF4C49" w:rsidRPr="008A2F2D" w:rsidRDefault="0082555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 2020</w:t>
      </w:r>
    </w:p>
    <w:p w14:paraId="129ACA0A" w14:textId="7A994CA8" w:rsidR="008A2F2D" w:rsidRPr="008A2F2D" w:rsidRDefault="008A2F2D" w:rsidP="00B9718D">
      <w:pPr>
        <w:spacing w:after="160" w:line="259" w:lineRule="auto"/>
        <w:jc w:val="center"/>
        <w:rPr>
          <w:rFonts w:cs="Times New Roman"/>
          <w:b/>
          <w:szCs w:val="28"/>
        </w:rPr>
      </w:pPr>
    </w:p>
    <w:sdt>
      <w:sdtPr>
        <w:rPr>
          <w:rFonts w:ascii="Times New Roman" w:eastAsiaTheme="minorHAnsi" w:hAnsi="Times New Roman" w:cs="Times New Roman"/>
          <w:i w:val="0"/>
          <w:color w:val="000000" w:themeColor="text1"/>
          <w:sz w:val="28"/>
          <w:szCs w:val="22"/>
          <w:lang w:eastAsia="en-US"/>
        </w:rPr>
        <w:id w:val="-1815327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45ABE3" w14:textId="5FD0A7B0" w:rsidR="008A2F2D" w:rsidRPr="008A2F2D" w:rsidRDefault="008A2F2D" w:rsidP="008A2F2D">
          <w:pPr>
            <w:pStyle w:val="ad"/>
            <w:jc w:val="center"/>
            <w:rPr>
              <w:rFonts w:ascii="Times New Roman" w:hAnsi="Times New Roman" w:cs="Times New Roman"/>
              <w:b/>
              <w:i w:val="0"/>
              <w:sz w:val="28"/>
            </w:rPr>
          </w:pPr>
          <w:r w:rsidRPr="008A2F2D">
            <w:rPr>
              <w:rFonts w:ascii="Times New Roman" w:hAnsi="Times New Roman" w:cs="Times New Roman"/>
              <w:b/>
              <w:i w:val="0"/>
              <w:sz w:val="28"/>
            </w:rPr>
            <w:t>Содержание</w:t>
          </w:r>
        </w:p>
        <w:p w14:paraId="0505CA3A" w14:textId="77777777" w:rsidR="008A2F2D" w:rsidRPr="008A2F2D" w:rsidRDefault="008A2F2D" w:rsidP="008A2F2D">
          <w:pPr>
            <w:pStyle w:val="12"/>
            <w:tabs>
              <w:tab w:val="left" w:pos="440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r w:rsidRPr="008A2F2D">
            <w:rPr>
              <w:rFonts w:cs="Times New Roman"/>
            </w:rPr>
            <w:fldChar w:fldCharType="begin"/>
          </w:r>
          <w:r w:rsidRPr="008A2F2D">
            <w:rPr>
              <w:rFonts w:cs="Times New Roman"/>
            </w:rPr>
            <w:instrText xml:space="preserve"> TOC \o "1-3" \h \z \u </w:instrText>
          </w:r>
          <w:r w:rsidRPr="008A2F2D">
            <w:rPr>
              <w:rFonts w:cs="Times New Roman"/>
            </w:rPr>
            <w:fldChar w:fldCharType="separate"/>
          </w:r>
          <w:hyperlink w:anchor="_Toc37404376" w:history="1">
            <w:r w:rsidRPr="008A2F2D">
              <w:rPr>
                <w:rStyle w:val="a6"/>
                <w:rFonts w:cs="Times New Roman"/>
                <w:b/>
                <w:noProof/>
              </w:rPr>
              <w:t>1.</w:t>
            </w:r>
            <w:r w:rsidRPr="008A2F2D">
              <w:rPr>
                <w:rFonts w:eastAsiaTheme="minorEastAsia" w:cs="Times New Roman"/>
                <w:noProof/>
                <w:color w:val="auto"/>
                <w:sz w:val="22"/>
                <w:lang w:eastAsia="ru-RU"/>
              </w:rPr>
              <w:tab/>
            </w:r>
            <w:r w:rsidRPr="008A2F2D">
              <w:rPr>
                <w:rStyle w:val="a6"/>
                <w:rFonts w:cs="Times New Roman"/>
                <w:b/>
                <w:noProof/>
              </w:rPr>
              <w:t>Описание САПР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_Toc37404376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4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2BD874" w14:textId="77777777" w:rsidR="008A2F2D" w:rsidRPr="008A2F2D" w:rsidRDefault="00782EC7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7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1.1 Описание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_Toc37404377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5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1BBBA0" w14:textId="77777777" w:rsidR="008A2F2D" w:rsidRPr="008A2F2D" w:rsidRDefault="00782EC7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8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1.2 Описание API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_Toc37404378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5F9A8AA" w14:textId="77777777" w:rsidR="008A2F2D" w:rsidRPr="008A2F2D" w:rsidRDefault="00782EC7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9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1.3 Обзор аналогов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_Toc37404379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9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C85CCC" w14:textId="77777777" w:rsidR="008A2F2D" w:rsidRPr="008A2F2D" w:rsidRDefault="00782EC7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0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2. Описание предмета проектирования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_Toc37404380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12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9CCC30" w14:textId="77777777" w:rsidR="008A2F2D" w:rsidRPr="008A2F2D" w:rsidRDefault="00782EC7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1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3 Проект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_Toc37404381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520B41" w14:textId="77777777" w:rsidR="008A2F2D" w:rsidRPr="008A2F2D" w:rsidRDefault="00782EC7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2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 xml:space="preserve">3.1 Диаграмма </w:t>
            </w:r>
            <w:r w:rsidR="008A2F2D" w:rsidRPr="008A2F2D">
              <w:rPr>
                <w:rStyle w:val="a6"/>
                <w:rFonts w:cs="Times New Roman"/>
                <w:b/>
                <w:noProof/>
                <w:lang w:val="en-US"/>
              </w:rPr>
              <w:t>USE</w:t>
            </w:r>
            <w:r w:rsidR="008A2F2D" w:rsidRPr="008A2F2D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="008A2F2D" w:rsidRPr="008A2F2D">
              <w:rPr>
                <w:rStyle w:val="a6"/>
                <w:rFonts w:cs="Times New Roman"/>
                <w:b/>
                <w:noProof/>
                <w:lang w:val="en-US"/>
              </w:rPr>
              <w:t>CASE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_Toc37404382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8690D6" w14:textId="77777777" w:rsidR="008A2F2D" w:rsidRPr="008A2F2D" w:rsidRDefault="00782EC7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3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3.2 Диаграмма классов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_Toc37404383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14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F1B83" w14:textId="77777777" w:rsidR="008A2F2D" w:rsidRPr="008A2F2D" w:rsidRDefault="00782EC7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4" w:history="1">
            <w:r w:rsidR="008A2F2D" w:rsidRPr="008A2F2D">
              <w:rPr>
                <w:rStyle w:val="a6"/>
                <w:rFonts w:cs="Times New Roman"/>
                <w:b/>
                <w:noProof/>
              </w:rPr>
              <w:t>3.3 Макеты пользовательского интерфейса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_Toc37404384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16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7F4C27" w14:textId="77777777" w:rsidR="008A2F2D" w:rsidRPr="008A2F2D" w:rsidRDefault="00782EC7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5" w:history="1">
            <w:r w:rsidR="008A2F2D" w:rsidRPr="008A2F2D">
              <w:rPr>
                <w:rStyle w:val="a6"/>
                <w:rFonts w:cs="Times New Roman"/>
                <w:b/>
                <w:noProof/>
                <w:lang w:eastAsia="ru-RU"/>
              </w:rPr>
              <w:t>Список литературы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_Toc37404385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DFFD88" w14:textId="2AF586F0" w:rsidR="008A2F2D" w:rsidRPr="008A2F2D" w:rsidRDefault="008A2F2D">
          <w:pPr>
            <w:rPr>
              <w:rFonts w:cs="Times New Roman"/>
            </w:rPr>
          </w:pPr>
          <w:r w:rsidRPr="008A2F2D">
            <w:rPr>
              <w:rFonts w:cs="Times New Roman"/>
              <w:b/>
              <w:bCs/>
            </w:rPr>
            <w:fldChar w:fldCharType="end"/>
          </w:r>
        </w:p>
      </w:sdtContent>
    </w:sdt>
    <w:p w14:paraId="67AD4805" w14:textId="77777777" w:rsidR="008A2F2D" w:rsidRPr="008A2F2D" w:rsidRDefault="002B3422" w:rsidP="008A2F2D">
      <w:p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C16FB79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bookmarkStart w:id="0" w:name="_Toc37404376"/>
    </w:p>
    <w:p w14:paraId="020D6FAE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br w:type="page"/>
      </w:r>
    </w:p>
    <w:p w14:paraId="17A79925" w14:textId="1220469D" w:rsidR="00EF4C49" w:rsidRPr="008A2F2D" w:rsidRDefault="00EF4C49" w:rsidP="008A2F2D">
      <w:pPr>
        <w:pStyle w:val="a3"/>
        <w:numPr>
          <w:ilvl w:val="0"/>
          <w:numId w:val="34"/>
        </w:num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lastRenderedPageBreak/>
        <w:t>Описание САПР</w:t>
      </w:r>
      <w:bookmarkEnd w:id="0"/>
    </w:p>
    <w:p w14:paraId="3270ED12" w14:textId="4CDDD51E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Система автоматизированного проектирования —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 xml:space="preserve">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</w:t>
      </w:r>
      <w:proofErr w:type="spellStart"/>
      <w:r w:rsidRPr="008A2F2D">
        <w:rPr>
          <w:rFonts w:cs="Times New Roman"/>
          <w:szCs w:val="28"/>
        </w:rPr>
        <w:t>деятельности</w:t>
      </w:r>
      <w:r w:rsidR="004A0CEA">
        <w:rPr>
          <w:rFonts w:cs="Times New Roman"/>
          <w:szCs w:val="28"/>
        </w:rPr>
        <w:t>х</w:t>
      </w:r>
      <w:proofErr w:type="spellEnd"/>
      <w:r w:rsidR="004A0CEA" w:rsidRPr="004A0CEA">
        <w:rPr>
          <w:rFonts w:cs="Times New Roman"/>
          <w:szCs w:val="28"/>
        </w:rPr>
        <w:t>[1]</w:t>
      </w:r>
      <w:r w:rsidRPr="008A2F2D">
        <w:rPr>
          <w:rFonts w:cs="Times New Roman"/>
          <w:szCs w:val="28"/>
        </w:rPr>
        <w:t>.</w:t>
      </w:r>
    </w:p>
    <w:p w14:paraId="3143ACA6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Цели создания САПР:</w:t>
      </w:r>
    </w:p>
    <w:p w14:paraId="0C431F5E" w14:textId="33F63765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8A2F2D" w:rsidRDefault="00EF4C49" w:rsidP="00B9718D">
      <w:pPr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использование технологий параллельного проектирования;</w:t>
      </w:r>
    </w:p>
    <w:p w14:paraId="2A69EC4B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•замена натурных испытаний и макетирования математическим моделированием;</w:t>
      </w:r>
    </w:p>
    <w:p w14:paraId="72192A9A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повышение качества управления проектированием;</w:t>
      </w:r>
    </w:p>
    <w:p w14:paraId="4A8458C5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2B49B519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</w:rPr>
      </w:pPr>
      <w:bookmarkStart w:id="1" w:name="_Toc37404377"/>
      <w:r w:rsidRPr="008A2F2D">
        <w:rPr>
          <w:rFonts w:cs="Times New Roman"/>
          <w:b/>
        </w:rPr>
        <w:br w:type="page"/>
      </w:r>
    </w:p>
    <w:p w14:paraId="303472A6" w14:textId="6CB9B460" w:rsidR="00EF4C49" w:rsidRPr="008A2F2D" w:rsidRDefault="00F94E88" w:rsidP="008A2F2D">
      <w:pPr>
        <w:ind w:firstLine="708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>1.1</w:t>
      </w:r>
      <w:r w:rsidR="00EF4C49" w:rsidRPr="008A2F2D">
        <w:rPr>
          <w:rFonts w:cs="Times New Roman"/>
          <w:b/>
        </w:rPr>
        <w:t xml:space="preserve"> Описание программы</w:t>
      </w:r>
      <w:bookmarkEnd w:id="1"/>
    </w:p>
    <w:p w14:paraId="1AFEC7FE" w14:textId="377B2E2B" w:rsidR="00802734" w:rsidRPr="008A2F2D" w:rsidRDefault="00802734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> 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 — наиболее популярный программный пакет для создания чертежей и работы с ними на компьютере. Сегодня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инструмент для создания и представления проектной документации. По сравнению с ручным черчением,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имеет преимущества:</w:t>
      </w:r>
    </w:p>
    <w:p w14:paraId="3B4B2168" w14:textId="0C02FCCC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не нужно носить с собой листы и принадлежности для черчения;</w:t>
      </w:r>
    </w:p>
    <w:p w14:paraId="4C4D6D38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A2F2D" w:rsidRDefault="00802734" w:rsidP="00B9718D">
      <w:pPr>
        <w:ind w:left="708"/>
        <w:rPr>
          <w:rFonts w:cs="Times New Roman"/>
        </w:rPr>
      </w:pPr>
      <w:proofErr w:type="gramStart"/>
      <w:r w:rsidRPr="008A2F2D">
        <w:rPr>
          <w:rFonts w:cs="Times New Roman"/>
        </w:rPr>
        <w:t>— можно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  <w:proofErr w:type="gramEnd"/>
    </w:p>
    <w:p w14:paraId="65FC1453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 xml:space="preserve">— работа с использованием «слоев»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</w:t>
      </w:r>
      <w:r w:rsidR="00B9718D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многие типовые проекты в различных отраслях доступны на открытых ресурсах в Интернете в виде «блоков» — линий объединенных в группы, таким образом, время на выполнение работы сокращается в разы;</w:t>
      </w:r>
    </w:p>
    <w:p w14:paraId="05906ACF" w14:textId="4135BC76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lastRenderedPageBreak/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2D5C395C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Благодаря такому большому количеству преимуществ,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станет легкой, независимо от сложности проекта и сферы деятельности. На базе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выпускает «вертикальные» решения с учетом специфики той или иной отрасли. Так, пакет для архитекторов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Architecture</w:t>
      </w:r>
      <w:proofErr w:type="spellEnd"/>
      <w:r w:rsidRPr="008A2F2D">
        <w:rPr>
          <w:rFonts w:cs="Times New Roman"/>
        </w:rPr>
        <w:t xml:space="preserve"> позволяет </w:t>
      </w:r>
      <w:proofErr w:type="spellStart"/>
      <w:r w:rsidRPr="008A2F2D">
        <w:rPr>
          <w:rFonts w:cs="Times New Roman"/>
        </w:rPr>
        <w:t>автоматизированно</w:t>
      </w:r>
      <w:proofErr w:type="spellEnd"/>
      <w:r w:rsidRPr="008A2F2D">
        <w:rPr>
          <w:rFonts w:cs="Times New Roman"/>
        </w:rPr>
        <w:t xml:space="preserve"> генерировать разрезы и фасады из плана, размещать окна и двери в стенах, наносить марки помещений, указывать площадь и т.д. Пакет для проектировщиков </w:t>
      </w:r>
      <w:proofErr w:type="spellStart"/>
      <w:r w:rsidRPr="008A2F2D">
        <w:rPr>
          <w:rFonts w:cs="Times New Roman"/>
        </w:rPr>
        <w:t>электросхем</w:t>
      </w:r>
      <w:proofErr w:type="spellEnd"/>
      <w:r w:rsidRPr="008A2F2D">
        <w:rPr>
          <w:rFonts w:cs="Times New Roman"/>
        </w:rPr>
        <w:t xml:space="preserve">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Electrical</w:t>
      </w:r>
      <w:proofErr w:type="spellEnd"/>
      <w:r w:rsidRPr="008A2F2D">
        <w:rPr>
          <w:rFonts w:cs="Times New Roman"/>
        </w:rPr>
        <w:t xml:space="preserve">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7D8911C2" w:rsidR="00EF4C49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Результаты работы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легко интегрируются в другие САПР пакеты и программы для трехмерного моделирования, такие как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3DS </w:t>
      </w:r>
      <w:proofErr w:type="spellStart"/>
      <w:r w:rsidRPr="008A2F2D">
        <w:rPr>
          <w:rFonts w:cs="Times New Roman"/>
        </w:rPr>
        <w:t>Max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Corel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Draw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Inventor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Civil</w:t>
      </w:r>
      <w:proofErr w:type="spellEnd"/>
      <w:r w:rsidRPr="008A2F2D">
        <w:rPr>
          <w:rFonts w:cs="Times New Roman"/>
        </w:rPr>
        <w:t xml:space="preserve"> 3D</w:t>
      </w:r>
      <w:r w:rsidR="004A0CEA">
        <w:rPr>
          <w:rFonts w:cs="Times New Roman"/>
        </w:rPr>
        <w:t xml:space="preserve"> [</w:t>
      </w:r>
      <w:r w:rsidR="004A0CEA" w:rsidRPr="004A0CEA">
        <w:rPr>
          <w:rFonts w:cs="Times New Roman"/>
        </w:rPr>
        <w:t>2</w:t>
      </w:r>
      <w:r w:rsidR="002A7A7C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56AE00AE" w14:textId="77777777" w:rsidR="004A0CEA" w:rsidRPr="001377F2" w:rsidRDefault="004A0CEA">
      <w:pPr>
        <w:spacing w:after="160" w:line="259" w:lineRule="auto"/>
        <w:jc w:val="left"/>
        <w:rPr>
          <w:rFonts w:cs="Times New Roman"/>
          <w:b/>
        </w:rPr>
      </w:pPr>
      <w:bookmarkStart w:id="2" w:name="_Toc37404378"/>
      <w:r w:rsidRPr="001377F2">
        <w:rPr>
          <w:rFonts w:cs="Times New Roman"/>
          <w:b/>
        </w:rPr>
        <w:br w:type="page"/>
      </w:r>
    </w:p>
    <w:p w14:paraId="4C7D3BB1" w14:textId="37446A47" w:rsidR="00EF4C49" w:rsidRPr="008A2F2D" w:rsidRDefault="00F94E88" w:rsidP="004A0CEA">
      <w:pPr>
        <w:spacing w:after="160" w:line="259" w:lineRule="auto"/>
        <w:ind w:firstLine="708"/>
        <w:jc w:val="left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 xml:space="preserve">1.2 </w:t>
      </w:r>
      <w:r w:rsidR="00EF4C49" w:rsidRPr="008A2F2D">
        <w:rPr>
          <w:rFonts w:cs="Times New Roman"/>
          <w:b/>
        </w:rPr>
        <w:t>Описание API</w:t>
      </w:r>
      <w:bookmarkEnd w:id="2"/>
    </w:p>
    <w:p w14:paraId="18752368" w14:textId="18155E66" w:rsidR="002A7A7C" w:rsidRPr="008A2F2D" w:rsidRDefault="002A7A7C" w:rsidP="00B9718D">
      <w:pPr>
        <w:ind w:firstLine="708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состоит из различных DLL-файлов, </w:t>
      </w:r>
      <w:proofErr w:type="gramStart"/>
      <w:r w:rsidRPr="008A2F2D">
        <w:rPr>
          <w:rFonts w:cs="Times New Roman"/>
          <w:szCs w:val="28"/>
        </w:rPr>
        <w:t>которые</w:t>
      </w:r>
      <w:proofErr w:type="gramEnd"/>
      <w:r w:rsidRPr="008A2F2D">
        <w:rPr>
          <w:rFonts w:cs="Times New Roman"/>
          <w:szCs w:val="28"/>
        </w:rPr>
        <w:t xml:space="preserve"> содержат широкий спектр классов, структур, методов и событий, обеспечивающих доступ к объектам в файле чертежа или приложении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 Каждый файл DLL определяет различные пространства имен, которые используются для организации компонентов библиотек на основе функциональности.</w:t>
      </w:r>
    </w:p>
    <w:p w14:paraId="7521FD34" w14:textId="6C39D494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Три основных файла DLL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API, которые вы будете часто использовать:</w:t>
      </w:r>
    </w:p>
    <w:p w14:paraId="33FBA808" w14:textId="7777777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8A2F2D" w:rsidRDefault="002A7A7C" w:rsidP="00B353C9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AcMgd.dll. Используйте при работе с приложением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0939356E" w14:textId="28F850DE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Прежде чем использовать классы, структуры, методы и события, обнаруженные в одной из DLL-библиотек, </w:t>
      </w:r>
      <w:proofErr w:type="gramStart"/>
      <w:r w:rsidRPr="008A2F2D">
        <w:rPr>
          <w:rFonts w:cs="Times New Roman"/>
          <w:szCs w:val="28"/>
        </w:rPr>
        <w:t>связанных</w:t>
      </w:r>
      <w:proofErr w:type="gramEnd"/>
      <w:r w:rsidRPr="008A2F2D">
        <w:rPr>
          <w:rFonts w:cs="Times New Roman"/>
          <w:szCs w:val="28"/>
        </w:rPr>
        <w:t xml:space="preserve"> с API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.NET, необходимо связать библиотеку DLL с проектом. После ссылки на DLL на проект можно использовать пространства имен и компоненты в файле DLL в вашем проекте. </w:t>
      </w:r>
    </w:p>
    <w:p w14:paraId="7434DA59" w14:textId="0E1D8B4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После ссылки на DLL-библиотеку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необходимо установить для свойства «Копировать локально» указанной библиотеки DLL значение «</w:t>
      </w:r>
      <w:r w:rsidRPr="008A2F2D">
        <w:rPr>
          <w:rFonts w:cs="Times New Roman"/>
          <w:szCs w:val="28"/>
          <w:lang w:val="en-US"/>
        </w:rPr>
        <w:t>False</w:t>
      </w:r>
      <w:r w:rsidRPr="008A2F2D">
        <w:rPr>
          <w:rFonts w:cs="Times New Roman"/>
          <w:szCs w:val="28"/>
        </w:rPr>
        <w:t xml:space="preserve">». Свойство «Копировать локально» определяет, создает ли </w:t>
      </w:r>
      <w:proofErr w:type="spellStart"/>
      <w:r w:rsidRPr="008A2F2D">
        <w:rPr>
          <w:rFonts w:cs="Times New Roman"/>
          <w:szCs w:val="28"/>
        </w:rPr>
        <w:t>Microsoft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Visual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Studio</w:t>
      </w:r>
      <w:proofErr w:type="spellEnd"/>
      <w:r w:rsidRPr="008A2F2D">
        <w:rPr>
          <w:rFonts w:cs="Times New Roman"/>
          <w:szCs w:val="28"/>
        </w:rPr>
        <w:t xml:space="preserve"> копию указанного DLL-файла и помещает его в тот же каталог, что и файл сборки проекта, при его создании. Поскольку указанные файлы уже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создание копий указанных DLL-файлов может привести к неожиданным результатам при загрузке файла сборки в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28B4EC7C" w14:textId="1DFEE1AA" w:rsidR="00EA6BDE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Библиотеки DLL в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 представляют собой упрощенные версии тех же файлов, которые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поскольку они не содержат зависимостей от пользовательского интерфейса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. Рекомендуется загрузить и установить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SDK, а затем сослаться на файлы DLL, поставляемые с SDK, вместо тех, которые находятся в каталоге установки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2010</w:t>
      </w:r>
      <w:r w:rsidR="006532CE" w:rsidRPr="008A2F2D">
        <w:rPr>
          <w:rFonts w:cs="Times New Roman"/>
          <w:szCs w:val="28"/>
        </w:rPr>
        <w:t xml:space="preserve"> [</w:t>
      </w:r>
      <w:r w:rsidR="00E12813">
        <w:rPr>
          <w:rFonts w:cs="Times New Roman"/>
          <w:szCs w:val="28"/>
        </w:rPr>
        <w:t>3</w:t>
      </w:r>
      <w:r w:rsidR="006532CE" w:rsidRPr="008A2F2D">
        <w:rPr>
          <w:rFonts w:cs="Times New Roman"/>
          <w:szCs w:val="28"/>
        </w:rPr>
        <w:t>]</w:t>
      </w:r>
      <w:r w:rsidRPr="008A2F2D">
        <w:rPr>
          <w:rFonts w:cs="Times New Roman"/>
          <w:szCs w:val="28"/>
        </w:rPr>
        <w:t>.</w:t>
      </w:r>
    </w:p>
    <w:p w14:paraId="68805304" w14:textId="2B4D1DD2" w:rsidR="00EA6BDE" w:rsidRPr="008A2F2D" w:rsidRDefault="00EA6BDE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lastRenderedPageBreak/>
        <w:t>ObjectARX</w:t>
      </w:r>
      <w:proofErr w:type="spellEnd"/>
      <w:r w:rsidRPr="008A2F2D">
        <w:rPr>
          <w:rFonts w:cs="Times New Roman"/>
        </w:rPr>
        <w:t xml:space="preserve"> (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Runtime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Extension</w:t>
      </w:r>
      <w:proofErr w:type="spellEnd"/>
      <w:r w:rsidRPr="008A2F2D">
        <w:rPr>
          <w:rFonts w:cs="Times New Roman"/>
        </w:rPr>
        <w:t xml:space="preserve">) – это набор библиотек для разработки ARX-приложений в среде программирования </w:t>
      </w:r>
      <w:proofErr w:type="spellStart"/>
      <w:r w:rsidRPr="008A2F2D">
        <w:rPr>
          <w:rFonts w:cs="Times New Roman"/>
        </w:rPr>
        <w:t>Microsoft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Visual</w:t>
      </w:r>
      <w:proofErr w:type="spellEnd"/>
      <w:r w:rsidRPr="008A2F2D">
        <w:rPr>
          <w:rFonts w:cs="Times New Roman"/>
        </w:rPr>
        <w:t xml:space="preserve"> C++.  ARX-приложение  работает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, как динамически связываемая библиотека (DLL) с файловым расширением .</w:t>
      </w:r>
      <w:proofErr w:type="spellStart"/>
      <w:r w:rsidRPr="008A2F2D">
        <w:rPr>
          <w:rFonts w:cs="Times New Roman"/>
        </w:rPr>
        <w:t>arx</w:t>
      </w:r>
      <w:proofErr w:type="spellEnd"/>
      <w:r w:rsidRPr="008A2F2D">
        <w:rPr>
          <w:rFonts w:cs="Times New Roman"/>
        </w:rPr>
        <w:t xml:space="preserve"> и имеет прямой доступ к графической базе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. Важнейшая особенность ARX приложений заключается в том, что появилась возможность расширения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не только за счет разработки новых команд, но также и за счет создания новых типов примитивов</w:t>
      </w:r>
      <w:r w:rsidR="006532CE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4</w:t>
      </w:r>
      <w:r w:rsidR="006532CE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1DFDACCD" w14:textId="77777777" w:rsidR="00EA6BDE" w:rsidRPr="008A2F2D" w:rsidRDefault="00EA6BDE" w:rsidP="00B9718D">
      <w:pPr>
        <w:ind w:firstLine="360"/>
        <w:rPr>
          <w:rFonts w:cs="Times New Roman"/>
        </w:rPr>
      </w:pPr>
      <w:proofErr w:type="spellStart"/>
      <w:r w:rsidRPr="008A2F2D">
        <w:rPr>
          <w:rFonts w:cs="Times New Roman"/>
        </w:rPr>
        <w:t>ObjectARX</w:t>
      </w:r>
      <w:proofErr w:type="spellEnd"/>
      <w:r w:rsidRPr="008A2F2D">
        <w:rPr>
          <w:rFonts w:cs="Times New Roman"/>
        </w:rPr>
        <w:t xml:space="preserve"> среда состоит из следующих групп классов и функций:</w:t>
      </w:r>
    </w:p>
    <w:p w14:paraId="27DB00FA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AcRx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>) – классы для создания производных классов.</w:t>
      </w:r>
    </w:p>
    <w:p w14:paraId="17C13BC2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AcEd</w:t>
      </w:r>
      <w:proofErr w:type="spellEnd"/>
      <w:r w:rsidRPr="008A2F2D">
        <w:rPr>
          <w:rFonts w:cs="Times New Roman"/>
        </w:rPr>
        <w:t xml:space="preserve"> (acad.lib, rxapi.lib, acedapi.lib,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регистрации команд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для уведомления о событиях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6B1E3925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AcDb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acdblib</w:t>
      </w:r>
      <w:proofErr w:type="spellEnd"/>
      <w:r w:rsidRPr="008A2F2D">
        <w:rPr>
          <w:rFonts w:cs="Times New Roman"/>
        </w:rPr>
        <w:t xml:space="preserve">, acrx15.lib) – классы базы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01833F13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AcGi</w:t>
      </w:r>
      <w:proofErr w:type="spellEnd"/>
      <w:r w:rsidRPr="008A2F2D">
        <w:rPr>
          <w:rFonts w:cs="Times New Roman"/>
        </w:rPr>
        <w:t xml:space="preserve"> (acad.lib, rxapi.lib, acgiapi.lib,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создания графических объектов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23176E7B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AcGe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acgelib</w:t>
      </w:r>
      <w:proofErr w:type="spellEnd"/>
      <w:r w:rsidRPr="008A2F2D">
        <w:rPr>
          <w:rFonts w:cs="Times New Roman"/>
        </w:rPr>
        <w:t>, acrx15.lib) – сервисные классы для общей линейной алгебры и геометрического объекта.</w:t>
      </w:r>
    </w:p>
    <w:p w14:paraId="2EAE5201" w14:textId="059A7CD1" w:rsidR="00175B5E" w:rsidRPr="008A2F2D" w:rsidRDefault="00175B5E" w:rsidP="004A0CEA">
      <w:pPr>
        <w:pStyle w:val="a3"/>
        <w:ind w:left="0"/>
        <w:rPr>
          <w:rFonts w:cs="Times New Roman"/>
          <w:lang w:val="en-US"/>
        </w:rPr>
      </w:pPr>
      <w:r w:rsidRPr="008A2F2D">
        <w:rPr>
          <w:rFonts w:cs="Times New Roman"/>
        </w:rPr>
        <w:t xml:space="preserve">Таблица </w:t>
      </w:r>
      <w:r w:rsidR="00B353C9" w:rsidRPr="008A2F2D">
        <w:rPr>
          <w:rFonts w:cs="Times New Roman"/>
          <w:lang w:val="en-US"/>
        </w:rPr>
        <w:t>1.</w:t>
      </w:r>
      <w:r w:rsidR="00B353C9" w:rsidRPr="008A2F2D">
        <w:rPr>
          <w:rFonts w:cs="Times New Roman"/>
        </w:rPr>
        <w:t xml:space="preserve"> Методы </w:t>
      </w:r>
      <w:r w:rsidR="00B353C9" w:rsidRPr="008A2F2D">
        <w:rPr>
          <w:rFonts w:cs="Times New Roman"/>
          <w:lang w:val="en-US"/>
        </w:rPr>
        <w:t>AutoCAD .NET API</w:t>
      </w:r>
    </w:p>
    <w:tbl>
      <w:tblPr>
        <w:tblStyle w:val="a7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E1576A" w:rsidRPr="008A2F2D" w14:paraId="22590679" w14:textId="77777777" w:rsidTr="00E66652">
        <w:tc>
          <w:tcPr>
            <w:tcW w:w="1843" w:type="dxa"/>
          </w:tcPr>
          <w:p w14:paraId="37581681" w14:textId="3AAD47B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Методы</w:t>
            </w:r>
          </w:p>
        </w:tc>
        <w:tc>
          <w:tcPr>
            <w:tcW w:w="2126" w:type="dxa"/>
          </w:tcPr>
          <w:p w14:paraId="5F5E8C6B" w14:textId="4B1CAE9F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Входные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2127" w:type="dxa"/>
          </w:tcPr>
          <w:p w14:paraId="366B9CD1" w14:textId="2663D96A" w:rsidR="00E1576A" w:rsidRPr="008A2F2D" w:rsidRDefault="00E1576A" w:rsidP="00E66652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Возвращаемые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3685" w:type="dxa"/>
          </w:tcPr>
          <w:p w14:paraId="496427D6" w14:textId="630E4B4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Описание</w:t>
            </w:r>
          </w:p>
        </w:tc>
      </w:tr>
      <w:tr w:rsidR="00E1576A" w:rsidRPr="008A2F2D" w14:paraId="6F46B8EA" w14:textId="77777777" w:rsidTr="00E66652">
        <w:tc>
          <w:tcPr>
            <w:tcW w:w="1843" w:type="dxa"/>
          </w:tcPr>
          <w:p w14:paraId="4C5A1F9B" w14:textId="162B3294" w:rsidR="00E1576A" w:rsidRPr="008A2F2D" w:rsidRDefault="00051723" w:rsidP="00E1576A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GetObject</w:t>
            </w:r>
            <w:proofErr w:type="spellEnd"/>
          </w:p>
        </w:tc>
        <w:tc>
          <w:tcPr>
            <w:tcW w:w="2126" w:type="dxa"/>
          </w:tcPr>
          <w:p w14:paraId="0582CB8A" w14:textId="092D547B" w:rsidR="00E1576A" w:rsidRDefault="00051723" w:rsidP="001049F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Id</w:t>
            </w:r>
            <w:r w:rsidRPr="00051723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объекта,</w:t>
            </w:r>
          </w:p>
          <w:p w14:paraId="640318AC" w14:textId="5F743B49" w:rsidR="00051723" w:rsidRPr="00051723" w:rsidRDefault="00E66652" w:rsidP="001049F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</w:t>
            </w:r>
            <w:r w:rsidR="00051723">
              <w:rPr>
                <w:rFonts w:cs="Times New Roman"/>
              </w:rPr>
              <w:t>ежим открытия БД</w:t>
            </w:r>
          </w:p>
        </w:tc>
        <w:tc>
          <w:tcPr>
            <w:tcW w:w="2127" w:type="dxa"/>
          </w:tcPr>
          <w:p w14:paraId="1AB9DAF0" w14:textId="69856188" w:rsidR="00E1576A" w:rsidRPr="00051723" w:rsidRDefault="00051723" w:rsidP="001049F5">
            <w:pPr>
              <w:ind w:left="176" w:hanging="176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Таблица блоков</w:t>
            </w:r>
          </w:p>
        </w:tc>
        <w:tc>
          <w:tcPr>
            <w:tcW w:w="3685" w:type="dxa"/>
          </w:tcPr>
          <w:p w14:paraId="387B5A5F" w14:textId="7943D9BA" w:rsidR="00E1576A" w:rsidRPr="008A2F2D" w:rsidRDefault="00051723" w:rsidP="00051723">
            <w:pPr>
              <w:rPr>
                <w:rFonts w:cs="Times New Roman"/>
              </w:rPr>
            </w:pPr>
            <w:r>
              <w:rPr>
                <w:rFonts w:cs="Times New Roman"/>
              </w:rPr>
              <w:t>Возвращает таблицу блоков в базе данных, занося туда объект с режимом доступа.</w:t>
            </w:r>
          </w:p>
        </w:tc>
      </w:tr>
      <w:tr w:rsidR="00E1576A" w:rsidRPr="008A2F2D" w14:paraId="01DAEB98" w14:textId="77777777" w:rsidTr="00E66652">
        <w:tc>
          <w:tcPr>
            <w:tcW w:w="1843" w:type="dxa"/>
          </w:tcPr>
          <w:p w14:paraId="0730D103" w14:textId="3B8A04DB" w:rsidR="00E1576A" w:rsidRPr="008A2F2D" w:rsidRDefault="00051723" w:rsidP="00E1576A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WriteMessage</w:t>
            </w:r>
            <w:proofErr w:type="spellEnd"/>
          </w:p>
        </w:tc>
        <w:tc>
          <w:tcPr>
            <w:tcW w:w="2126" w:type="dxa"/>
          </w:tcPr>
          <w:p w14:paraId="6BF00F59" w14:textId="372DFEF6" w:rsidR="00E1576A" w:rsidRPr="00051723" w:rsidRDefault="00051723" w:rsidP="00E66652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Т</w:t>
            </w:r>
            <w:r w:rsidR="00E66652">
              <w:rPr>
                <w:rFonts w:cs="Times New Roman"/>
              </w:rPr>
              <w:t>екст</w:t>
            </w:r>
          </w:p>
        </w:tc>
        <w:tc>
          <w:tcPr>
            <w:tcW w:w="2127" w:type="dxa"/>
          </w:tcPr>
          <w:p w14:paraId="0C729CFE" w14:textId="34067921" w:rsidR="00E1576A" w:rsidRPr="008A2F2D" w:rsidRDefault="00E1576A" w:rsidP="00E1576A">
            <w:pPr>
              <w:jc w:val="left"/>
              <w:rPr>
                <w:rFonts w:cs="Times New Roman"/>
              </w:rPr>
            </w:pPr>
          </w:p>
        </w:tc>
        <w:tc>
          <w:tcPr>
            <w:tcW w:w="3685" w:type="dxa"/>
          </w:tcPr>
          <w:p w14:paraId="76CF180F" w14:textId="04A3801E" w:rsidR="00E1576A" w:rsidRPr="008A2F2D" w:rsidRDefault="00051723" w:rsidP="00E66652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Выводит текст в </w:t>
            </w:r>
            <w:r w:rsidR="00E66652">
              <w:rPr>
                <w:rFonts w:cs="Times New Roman"/>
              </w:rPr>
              <w:t>консоль.</w:t>
            </w:r>
          </w:p>
        </w:tc>
      </w:tr>
      <w:tr w:rsidR="00E1576A" w:rsidRPr="008A2F2D" w14:paraId="2D220401" w14:textId="77777777" w:rsidTr="00E66652">
        <w:tc>
          <w:tcPr>
            <w:tcW w:w="1843" w:type="dxa"/>
          </w:tcPr>
          <w:p w14:paraId="468CC850" w14:textId="5F8D32C2" w:rsidR="00E1576A" w:rsidRPr="008A2F2D" w:rsidRDefault="00051723" w:rsidP="00E1576A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Add</w:t>
            </w:r>
            <w:proofErr w:type="spellEnd"/>
          </w:p>
        </w:tc>
        <w:tc>
          <w:tcPr>
            <w:tcW w:w="2126" w:type="dxa"/>
          </w:tcPr>
          <w:p w14:paraId="03EC2DCD" w14:textId="6B78E778" w:rsidR="00E1576A" w:rsidRPr="008A2F2D" w:rsidRDefault="00051723" w:rsidP="00175B5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Имя блока</w:t>
            </w:r>
          </w:p>
        </w:tc>
        <w:tc>
          <w:tcPr>
            <w:tcW w:w="2127" w:type="dxa"/>
          </w:tcPr>
          <w:p w14:paraId="5032E233" w14:textId="6A27AAC7" w:rsidR="00E1576A" w:rsidRPr="008A2F2D" w:rsidRDefault="00E66652" w:rsidP="00175B5E">
            <w:pPr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Id</w:t>
            </w:r>
            <w:r w:rsidRPr="00051723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блока</w:t>
            </w:r>
          </w:p>
        </w:tc>
        <w:tc>
          <w:tcPr>
            <w:tcW w:w="3685" w:type="dxa"/>
          </w:tcPr>
          <w:p w14:paraId="21ED7158" w14:textId="0581AB02" w:rsidR="00E1576A" w:rsidRPr="008A2F2D" w:rsidRDefault="00E66652" w:rsidP="008A2F2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Добавляет блок в БД, возвращая </w:t>
            </w:r>
            <w:r>
              <w:rPr>
                <w:rFonts w:cs="Times New Roman"/>
                <w:lang w:val="en-US"/>
              </w:rPr>
              <w:t>Id</w:t>
            </w:r>
            <w:r w:rsidRPr="00051723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блока</w:t>
            </w:r>
            <w:r>
              <w:rPr>
                <w:rFonts w:cs="Times New Roman"/>
              </w:rPr>
              <w:t>.</w:t>
            </w:r>
          </w:p>
        </w:tc>
      </w:tr>
    </w:tbl>
    <w:p w14:paraId="22E9B096" w14:textId="7A28308C" w:rsidR="00E66652" w:rsidRDefault="00E66652">
      <w:pPr>
        <w:spacing w:after="160" w:line="259" w:lineRule="auto"/>
        <w:jc w:val="left"/>
        <w:rPr>
          <w:rFonts w:cs="Times New Roman"/>
          <w:szCs w:val="28"/>
        </w:rPr>
      </w:pPr>
    </w:p>
    <w:p w14:paraId="2F45B390" w14:textId="0C36871A" w:rsidR="00B353C9" w:rsidRPr="008A2F2D" w:rsidRDefault="00B353C9" w:rsidP="00DB05A3">
      <w:pPr>
        <w:tabs>
          <w:tab w:val="left" w:pos="9356"/>
        </w:tabs>
        <w:ind w:right="-1" w:firstLine="708"/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lastRenderedPageBreak/>
        <w:t>Окончание таблицы</w:t>
      </w:r>
    </w:p>
    <w:tbl>
      <w:tblPr>
        <w:tblStyle w:val="a7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092714" w:rsidRPr="008A2F2D" w14:paraId="3BD8961D" w14:textId="77777777" w:rsidTr="00E66652">
        <w:tc>
          <w:tcPr>
            <w:tcW w:w="1843" w:type="dxa"/>
          </w:tcPr>
          <w:p w14:paraId="545681B5" w14:textId="447A092D" w:rsidR="00092714" w:rsidRPr="008A2F2D" w:rsidRDefault="00E66652" w:rsidP="00B353C9">
            <w:pPr>
              <w:rPr>
                <w:rFonts w:cs="Times New Roma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ColorIndex</w:t>
            </w:r>
            <w:proofErr w:type="spellEnd"/>
          </w:p>
        </w:tc>
        <w:tc>
          <w:tcPr>
            <w:tcW w:w="2126" w:type="dxa"/>
          </w:tcPr>
          <w:p w14:paraId="612C220C" w14:textId="5160E47E" w:rsidR="00092714" w:rsidRPr="008A2F2D" w:rsidRDefault="00E66652" w:rsidP="001049F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Номер цвета.</w:t>
            </w:r>
          </w:p>
        </w:tc>
        <w:tc>
          <w:tcPr>
            <w:tcW w:w="2127" w:type="dxa"/>
          </w:tcPr>
          <w:p w14:paraId="2F3FCE0A" w14:textId="77777777" w:rsidR="00092714" w:rsidRPr="008A2F2D" w:rsidRDefault="00092714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685" w:type="dxa"/>
          </w:tcPr>
          <w:p w14:paraId="15BAD70C" w14:textId="7FD0BA22" w:rsidR="00092714" w:rsidRPr="008A2F2D" w:rsidRDefault="00E66652" w:rsidP="00E66652">
            <w:pPr>
              <w:ind w:right="317"/>
              <w:rPr>
                <w:rFonts w:cs="Times New Roman"/>
              </w:rPr>
            </w:pPr>
            <w:r>
              <w:rPr>
                <w:rFonts w:cs="Times New Roman"/>
              </w:rPr>
              <w:t>Изменяет цвет блока.</w:t>
            </w:r>
          </w:p>
        </w:tc>
      </w:tr>
      <w:tr w:rsidR="00092714" w:rsidRPr="008A2F2D" w14:paraId="10F9B529" w14:textId="77777777" w:rsidTr="00E66652">
        <w:tc>
          <w:tcPr>
            <w:tcW w:w="1843" w:type="dxa"/>
          </w:tcPr>
          <w:p w14:paraId="7F03BD8F" w14:textId="301C0F77" w:rsidR="00092714" w:rsidRPr="008A2F2D" w:rsidRDefault="00E66652" w:rsidP="00B353C9">
            <w:pPr>
              <w:rPr>
                <w:rFonts w:cs="Times New Roma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AppendEntity</w:t>
            </w:r>
            <w:proofErr w:type="spellEnd"/>
          </w:p>
        </w:tc>
        <w:tc>
          <w:tcPr>
            <w:tcW w:w="2126" w:type="dxa"/>
          </w:tcPr>
          <w:p w14:paraId="5E606CF1" w14:textId="5E7F3B91" w:rsidR="00092714" w:rsidRPr="008A2F2D" w:rsidRDefault="00E66652" w:rsidP="001049F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Объект (</w:t>
            </w:r>
            <w:proofErr w:type="spellStart"/>
            <w:r>
              <w:rPr>
                <w:rFonts w:cs="Times New Roman"/>
              </w:rPr>
              <w:t>полилиния</w:t>
            </w:r>
            <w:proofErr w:type="spellEnd"/>
            <w:r>
              <w:rPr>
                <w:rFonts w:cs="Times New Roman"/>
              </w:rPr>
              <w:t xml:space="preserve">, окружность и </w:t>
            </w:r>
            <w:proofErr w:type="spellStart"/>
            <w:r>
              <w:rPr>
                <w:rFonts w:cs="Times New Roman"/>
              </w:rPr>
              <w:t>тп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2127" w:type="dxa"/>
          </w:tcPr>
          <w:p w14:paraId="7716027D" w14:textId="77777777" w:rsidR="00092714" w:rsidRPr="008A2F2D" w:rsidRDefault="00092714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685" w:type="dxa"/>
          </w:tcPr>
          <w:p w14:paraId="4D8C0DC9" w14:textId="54B87A85" w:rsidR="00092714" w:rsidRPr="008A2F2D" w:rsidRDefault="00E66652" w:rsidP="00E66652">
            <w:pPr>
              <w:rPr>
                <w:rFonts w:cs="Times New Roman"/>
              </w:rPr>
            </w:pPr>
            <w:r>
              <w:rPr>
                <w:rFonts w:cs="Times New Roman"/>
              </w:rPr>
              <w:t>Добавляет объект в таблицу блоков.</w:t>
            </w:r>
          </w:p>
        </w:tc>
      </w:tr>
      <w:tr w:rsidR="00092714" w:rsidRPr="008A2F2D" w14:paraId="5FE30B8B" w14:textId="77777777" w:rsidTr="00E66652">
        <w:tc>
          <w:tcPr>
            <w:tcW w:w="1843" w:type="dxa"/>
          </w:tcPr>
          <w:p w14:paraId="756ED1CB" w14:textId="5EA10B1E" w:rsidR="00092714" w:rsidRPr="008A2F2D" w:rsidRDefault="00E66652" w:rsidP="00B353C9">
            <w:pPr>
              <w:rPr>
                <w:rFonts w:cs="Times New Roma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AddNewlyCreatedDBObject</w:t>
            </w:r>
            <w:proofErr w:type="spellEnd"/>
          </w:p>
        </w:tc>
        <w:tc>
          <w:tcPr>
            <w:tcW w:w="2126" w:type="dxa"/>
          </w:tcPr>
          <w:p w14:paraId="2227E527" w14:textId="76DA96CE" w:rsidR="00092714" w:rsidRPr="008A2F2D" w:rsidRDefault="00E66652" w:rsidP="001049F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Объект (</w:t>
            </w:r>
            <w:proofErr w:type="spellStart"/>
            <w:r>
              <w:rPr>
                <w:rFonts w:cs="Times New Roman"/>
              </w:rPr>
              <w:t>полилиния</w:t>
            </w:r>
            <w:proofErr w:type="spellEnd"/>
            <w:r>
              <w:rPr>
                <w:rFonts w:cs="Times New Roman"/>
              </w:rPr>
              <w:t xml:space="preserve">, окружность и </w:t>
            </w:r>
            <w:proofErr w:type="spellStart"/>
            <w:r>
              <w:rPr>
                <w:rFonts w:cs="Times New Roman"/>
              </w:rPr>
              <w:t>тп</w:t>
            </w:r>
            <w:proofErr w:type="spellEnd"/>
            <w:r>
              <w:rPr>
                <w:rFonts w:cs="Times New Roman"/>
              </w:rPr>
              <w:t>)</w:t>
            </w:r>
            <w:r>
              <w:rPr>
                <w:rFonts w:cs="Times New Roman"/>
              </w:rPr>
              <w:t>, булево значение для транзакции</w:t>
            </w:r>
          </w:p>
        </w:tc>
        <w:tc>
          <w:tcPr>
            <w:tcW w:w="2127" w:type="dxa"/>
          </w:tcPr>
          <w:p w14:paraId="6699B786" w14:textId="77777777" w:rsidR="00092714" w:rsidRPr="008A2F2D" w:rsidRDefault="00092714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685" w:type="dxa"/>
          </w:tcPr>
          <w:p w14:paraId="37735DD2" w14:textId="16D43D97" w:rsidR="00092714" w:rsidRPr="00E66652" w:rsidRDefault="00E66652" w:rsidP="00E66652">
            <w:pPr>
              <w:rPr>
                <w:rFonts w:cs="Times New Roman"/>
              </w:rPr>
            </w:pPr>
            <w:r>
              <w:rPr>
                <w:rFonts w:cs="Times New Roman"/>
              </w:rPr>
              <w:t>Добавляет объе</w:t>
            </w:r>
            <w:proofErr w:type="gramStart"/>
            <w:r>
              <w:rPr>
                <w:rFonts w:cs="Times New Roman"/>
              </w:rPr>
              <w:t>кт в ст</w:t>
            </w:r>
            <w:proofErr w:type="gramEnd"/>
            <w:r>
              <w:rPr>
                <w:rFonts w:cs="Times New Roman"/>
              </w:rPr>
              <w:t xml:space="preserve">ек транзакции, если значение </w:t>
            </w:r>
            <w:r>
              <w:rPr>
                <w:rFonts w:cs="Times New Roman"/>
                <w:lang w:val="en-US"/>
              </w:rPr>
              <w:t>true</w:t>
            </w:r>
            <w:r>
              <w:rPr>
                <w:rFonts w:cs="Times New Roman"/>
              </w:rPr>
              <w:t>, иначе удаляет его.</w:t>
            </w:r>
          </w:p>
        </w:tc>
      </w:tr>
      <w:tr w:rsidR="00E66652" w:rsidRPr="008A2F2D" w14:paraId="3BB117E8" w14:textId="77777777" w:rsidTr="00E66652">
        <w:tc>
          <w:tcPr>
            <w:tcW w:w="1843" w:type="dxa"/>
          </w:tcPr>
          <w:p w14:paraId="761CEF84" w14:textId="4ABDB519" w:rsidR="00E66652" w:rsidRPr="008A2F2D" w:rsidRDefault="00E66652" w:rsidP="00B353C9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Commit</w:t>
            </w:r>
            <w:proofErr w:type="spellEnd"/>
          </w:p>
        </w:tc>
        <w:tc>
          <w:tcPr>
            <w:tcW w:w="2126" w:type="dxa"/>
          </w:tcPr>
          <w:p w14:paraId="534C4793" w14:textId="101FDAD1" w:rsidR="00E66652" w:rsidRPr="008A2F2D" w:rsidRDefault="00E66652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2127" w:type="dxa"/>
          </w:tcPr>
          <w:p w14:paraId="72418AEB" w14:textId="77777777" w:rsidR="00E66652" w:rsidRPr="008A2F2D" w:rsidRDefault="00E66652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685" w:type="dxa"/>
          </w:tcPr>
          <w:p w14:paraId="311A444A" w14:textId="77777777" w:rsidR="00E66652" w:rsidRDefault="00E66652" w:rsidP="00B353C9">
            <w:pPr>
              <w:rPr>
                <w:rFonts w:cs="Times New Roman"/>
              </w:rPr>
            </w:pPr>
            <w:r>
              <w:rPr>
                <w:rFonts w:cs="Times New Roman"/>
              </w:rPr>
              <w:t>Фиксирование транзакции</w:t>
            </w:r>
          </w:p>
          <w:p w14:paraId="4F1D8CD8" w14:textId="0DD66D09" w:rsidR="00E66652" w:rsidRPr="003A0291" w:rsidRDefault="00E66652" w:rsidP="003A0291">
            <w:pPr>
              <w:rPr>
                <w:rFonts w:cs="Times New Roman"/>
              </w:rPr>
            </w:pPr>
            <w:del w:id="3" w:author="Администратор" w:date="2020-05-01T23:44:00Z">
              <w:r w:rsidDel="003A0291">
                <w:rPr>
                  <w:rStyle w:val="af1"/>
                </w:rPr>
                <w:commentReference w:id="4"/>
              </w:r>
            </w:del>
          </w:p>
        </w:tc>
      </w:tr>
    </w:tbl>
    <w:p w14:paraId="28909ABB" w14:textId="77777777" w:rsidR="00B353C9" w:rsidRPr="008A2F2D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8A2F2D" w:rsidRDefault="00F94E88" w:rsidP="008A2F2D">
      <w:pPr>
        <w:ind w:firstLine="708"/>
        <w:rPr>
          <w:rFonts w:cs="Times New Roman"/>
          <w:b/>
        </w:rPr>
      </w:pPr>
      <w:bookmarkStart w:id="5" w:name="_Toc37404379"/>
      <w:r w:rsidRPr="008A2F2D">
        <w:rPr>
          <w:rFonts w:cs="Times New Roman"/>
          <w:b/>
        </w:rPr>
        <w:t xml:space="preserve">1.3 </w:t>
      </w:r>
      <w:r w:rsidR="00EF4C49" w:rsidRPr="008A2F2D">
        <w:rPr>
          <w:rFonts w:cs="Times New Roman"/>
          <w:b/>
        </w:rPr>
        <w:t>Обзор аналогов</w:t>
      </w:r>
      <w:bookmarkEnd w:id="5"/>
    </w:p>
    <w:p w14:paraId="68D40527" w14:textId="470F120B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8A2F2D">
        <w:rPr>
          <w:rFonts w:cs="Times New Roman"/>
        </w:rPr>
        <w:t>Реализация технологии информационного модели</w:t>
      </w:r>
      <w:r w:rsidRPr="008A2F2D">
        <w:rPr>
          <w:rFonts w:cs="Times New Roman"/>
        </w:rPr>
        <w:t>рования зданий.</w:t>
      </w:r>
    </w:p>
    <w:p w14:paraId="28D6930B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 w:rsidRPr="008A2F2D">
        <w:rPr>
          <w:rFonts w:cs="Times New Roman"/>
        </w:rPr>
        <w:t>нативной</w:t>
      </w:r>
      <w:proofErr w:type="spellEnd"/>
      <w:r w:rsidRPr="008A2F2D">
        <w:rPr>
          <w:rFonts w:cs="Times New Roman"/>
        </w:rP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Tekla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Advance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Steel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BoCAD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STARK ES, </w:t>
      </w:r>
      <w:proofErr w:type="spellStart"/>
      <w:r w:rsidRPr="008A2F2D">
        <w:rPr>
          <w:rFonts w:cs="Times New Roman"/>
        </w:rPr>
        <w:t>Gmsh</w:t>
      </w:r>
      <w:proofErr w:type="spellEnd"/>
      <w:r w:rsidRPr="008A2F2D">
        <w:rPr>
          <w:rFonts w:cs="Times New Roman"/>
        </w:rPr>
        <w:t xml:space="preserve"> и др.) на основе DXF, MDB, STP, SLI, MSH, STL, OBJ, IFC и др. файлов.</w:t>
      </w:r>
    </w:p>
    <w:p w14:paraId="0D8B9899" w14:textId="5A6DF788" w:rsidR="00C411C5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интуитивная графическая среда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 xml:space="preserve">пользователя с возможностью 3D-визуализации расчетной схемы на всех этапах синтеза и анализа. Мощная </w:t>
      </w:r>
      <w:r w:rsidRPr="008A2F2D">
        <w:rPr>
          <w:rFonts w:cs="Times New Roman"/>
        </w:rPr>
        <w:lastRenderedPageBreak/>
        <w:t xml:space="preserve">система диагностики. Многочисленные виды представления результатов решения задачи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графическом (</w:t>
      </w:r>
      <w:proofErr w:type="spellStart"/>
      <w:r w:rsidRPr="008A2F2D">
        <w:rPr>
          <w:rFonts w:cs="Times New Roman"/>
        </w:rPr>
        <w:t>изополя</w:t>
      </w:r>
      <w:proofErr w:type="spellEnd"/>
      <w:r w:rsidRPr="008A2F2D">
        <w:rPr>
          <w:rFonts w:cs="Times New Roman"/>
        </w:rP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одной задаче пользователь может варьировать сечениями элементов, материалами, нормативами.</w:t>
      </w:r>
      <w:r w:rsidR="00C411C5" w:rsidRPr="008A2F2D">
        <w:rPr>
          <w:rFonts w:cs="Times New Roman"/>
        </w:rPr>
        <w:t xml:space="preserve"> </w:t>
      </w:r>
    </w:p>
    <w:p w14:paraId="637F4CD4" w14:textId="497433C6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Интерфейс пользователя нового поколения</w:t>
      </w:r>
      <w:r w:rsidR="00C411C5" w:rsidRPr="008A2F2D">
        <w:rPr>
          <w:rFonts w:cs="Times New Roman"/>
        </w:rPr>
        <w:t xml:space="preserve">. </w:t>
      </w:r>
      <w:r w:rsidRPr="008A2F2D">
        <w:rPr>
          <w:rFonts w:cs="Times New Roman"/>
        </w:rPr>
        <w:t xml:space="preserve"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др.</w:t>
      </w:r>
    </w:p>
    <w:p w14:paraId="58DAA034" w14:textId="5B4BAA73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</w:t>
      </w:r>
      <w:proofErr w:type="gramStart"/>
      <w:r w:rsidRPr="008A2F2D">
        <w:rPr>
          <w:rFonts w:cs="Times New Roman"/>
        </w:rPr>
        <w:t>оболочек</w:t>
      </w:r>
      <w:proofErr w:type="gramEnd"/>
      <w:r w:rsidRPr="008A2F2D">
        <w:rPr>
          <w:rFonts w:cs="Times New Roman"/>
        </w:rPr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640C40E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 w:rsidRPr="008A2F2D">
        <w:rPr>
          <w:rFonts w:cs="Times New Roman"/>
        </w:rPr>
        <w:t>КМ</w:t>
      </w:r>
      <w:proofErr w:type="gramEnd"/>
      <w:r w:rsidRPr="008A2F2D">
        <w:rPr>
          <w:rFonts w:cs="Times New Roman"/>
        </w:rPr>
        <w:t xml:space="preserve"> и КЖ.</w:t>
      </w:r>
    </w:p>
    <w:p w14:paraId="0BB3B6E2" w14:textId="47BDFF3D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Э</w:t>
      </w:r>
      <w:r w:rsidR="006532CE" w:rsidRPr="008A2F2D">
        <w:rPr>
          <w:rFonts w:cs="Times New Roman"/>
        </w:rPr>
        <w:t>лементное моделирование</w:t>
      </w:r>
      <w:r w:rsidRPr="008A2F2D">
        <w:rPr>
          <w:rFonts w:cs="Times New Roman"/>
        </w:rPr>
        <w:t xml:space="preserve"> </w:t>
      </w:r>
      <w:r w:rsidR="006532CE" w:rsidRPr="008A2F2D">
        <w:rPr>
          <w:rFonts w:cs="Times New Roman"/>
        </w:rPr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68930C78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Специализированный документатор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позволяющий формировать отчет, состоящий из текстовой, табличной и графической информации</w:t>
      </w:r>
      <w:proofErr w:type="gramStart"/>
      <w:r w:rsidRPr="008A2F2D">
        <w:rPr>
          <w:rFonts w:cs="Times New Roman"/>
        </w:rPr>
        <w:t xml:space="preserve"> .</w:t>
      </w:r>
      <w:proofErr w:type="gramEnd"/>
      <w:r w:rsidRPr="008A2F2D">
        <w:rPr>
          <w:rFonts w:cs="Times New Roman"/>
        </w:rP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 w:rsidRPr="008A2F2D">
        <w:rPr>
          <w:rFonts w:cs="Times New Roman"/>
        </w:rPr>
        <w:t>перенумерация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перетриангуляция</w:t>
      </w:r>
      <w:proofErr w:type="spellEnd"/>
      <w:r w:rsidRPr="008A2F2D">
        <w:rPr>
          <w:rFonts w:cs="Times New Roman"/>
        </w:rPr>
        <w:t>, смена конфигурации изображаемого объекта)</w:t>
      </w:r>
      <w:r w:rsidR="00C411C5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5</w:t>
      </w:r>
      <w:r w:rsidR="00C411C5" w:rsidRPr="008A2F2D">
        <w:rPr>
          <w:rFonts w:cs="Times New Roman"/>
        </w:rPr>
        <w:t>].</w:t>
      </w:r>
    </w:p>
    <w:p w14:paraId="38604EA0" w14:textId="62AF9446" w:rsidR="006D71B4" w:rsidRPr="008A2F2D" w:rsidRDefault="00C411C5" w:rsidP="00B9718D">
      <w:pPr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Pr="008A2F2D" w:rsidRDefault="00C411C5" w:rsidP="00DB05A3">
      <w:pPr>
        <w:spacing w:after="240" w:line="240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Рисунок 1.1 – Некоторые изображения из документации к ПК Лира.</w:t>
      </w:r>
    </w:p>
    <w:p w14:paraId="21788E95" w14:textId="57ADE336" w:rsidR="00EF4C49" w:rsidRPr="00DB05A3" w:rsidRDefault="00F94E88" w:rsidP="00DB05A3">
      <w:pPr>
        <w:spacing w:after="160" w:line="259" w:lineRule="auto"/>
        <w:jc w:val="center"/>
        <w:rPr>
          <w:rFonts w:cs="Times New Roman"/>
          <w:b/>
          <w:szCs w:val="28"/>
        </w:rPr>
      </w:pPr>
      <w:bookmarkStart w:id="6" w:name="_Toc37404380"/>
      <w:r w:rsidRPr="00DB05A3">
        <w:rPr>
          <w:rFonts w:cs="Times New Roman"/>
          <w:b/>
          <w:szCs w:val="28"/>
        </w:rPr>
        <w:t xml:space="preserve">2. </w:t>
      </w:r>
      <w:r w:rsidR="00EF4C49" w:rsidRPr="00DB05A3">
        <w:rPr>
          <w:rFonts w:cs="Times New Roman"/>
          <w:b/>
          <w:szCs w:val="28"/>
        </w:rPr>
        <w:t>Описание предмета проектирования</w:t>
      </w:r>
      <w:bookmarkEnd w:id="6"/>
    </w:p>
    <w:p w14:paraId="29029D9B" w14:textId="51E208E3" w:rsidR="00EF4C49" w:rsidRPr="008A2F2D" w:rsidRDefault="00EF4C49" w:rsidP="00B9718D">
      <w:pPr>
        <w:ind w:firstLine="709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Предметом проектирования является </w:t>
      </w:r>
      <w:r w:rsidR="00C411C5" w:rsidRPr="008A2F2D">
        <w:rPr>
          <w:rFonts w:cs="Times New Roman"/>
          <w:szCs w:val="28"/>
        </w:rPr>
        <w:t>ангар</w:t>
      </w:r>
      <w:r w:rsidRPr="008A2F2D">
        <w:rPr>
          <w:rFonts w:cs="Times New Roman"/>
          <w:szCs w:val="28"/>
        </w:rPr>
        <w:t xml:space="preserve">. На рисунке </w:t>
      </w:r>
      <w:r w:rsidR="00F86F05" w:rsidRPr="008A2F2D">
        <w:rPr>
          <w:rFonts w:cs="Times New Roman"/>
          <w:szCs w:val="28"/>
        </w:rPr>
        <w:t>2</w:t>
      </w:r>
      <w:r w:rsidRPr="008A2F2D">
        <w:rPr>
          <w:rFonts w:cs="Times New Roman"/>
          <w:szCs w:val="28"/>
        </w:rPr>
        <w:t xml:space="preserve"> изображена 3</w:t>
      </w:r>
      <w:r w:rsidR="00FB52B2"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модель </w:t>
      </w:r>
      <w:r w:rsidR="00C411C5" w:rsidRPr="008A2F2D">
        <w:rPr>
          <w:rFonts w:cs="Times New Roman"/>
          <w:szCs w:val="28"/>
        </w:rPr>
        <w:t>ангара</w:t>
      </w:r>
      <w:r w:rsidRPr="008A2F2D"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a3"/>
      </w:pPr>
      <w:r>
        <w:rPr>
          <w:rStyle w:val="tm71"/>
          <w:lang w:val="en"/>
        </w:rPr>
        <w:lastRenderedPageBreak/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75B454FA" w14:textId="55E2B005" w:rsidR="001049F5" w:rsidRDefault="00EF4C49" w:rsidP="00DB05A3">
      <w:pPr>
        <w:pStyle w:val="a3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proofErr w:type="gramEnd"/>
      <w:r w:rsidR="007D240C">
        <w:rPr>
          <w:rFonts w:cs="Times New Roman"/>
          <w:szCs w:val="28"/>
        </w:rPr>
        <w:t xml:space="preserve"> </w:t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ширина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стен.</w:t>
      </w:r>
    </w:p>
    <w:p w14:paraId="027569EE" w14:textId="04B12D56" w:rsidR="00EF4C49" w:rsidRPr="008A2F2D" w:rsidRDefault="00F94E88" w:rsidP="008A2F2D">
      <w:pPr>
        <w:pStyle w:val="1"/>
        <w:rPr>
          <w:rFonts w:ascii="Times New Roman" w:hAnsi="Times New Roman" w:cs="Times New Roman"/>
          <w:b/>
          <w:i w:val="0"/>
          <w:sz w:val="28"/>
          <w:szCs w:val="28"/>
        </w:rPr>
      </w:pPr>
      <w:bookmarkStart w:id="7" w:name="_Toc37404381"/>
      <w:r w:rsidRPr="008A2F2D">
        <w:rPr>
          <w:rFonts w:ascii="Times New Roman" w:hAnsi="Times New Roman" w:cs="Times New Roman"/>
          <w:b/>
          <w:i w:val="0"/>
          <w:sz w:val="28"/>
          <w:szCs w:val="28"/>
        </w:rPr>
        <w:t xml:space="preserve">3 </w:t>
      </w:r>
      <w:r w:rsidR="00EF4C49" w:rsidRPr="008A2F2D">
        <w:rPr>
          <w:rFonts w:ascii="Times New Roman" w:hAnsi="Times New Roman" w:cs="Times New Roman"/>
          <w:b/>
          <w:i w:val="0"/>
          <w:sz w:val="28"/>
          <w:szCs w:val="28"/>
        </w:rPr>
        <w:t>Проект программы</w:t>
      </w:r>
      <w:bookmarkEnd w:id="7"/>
    </w:p>
    <w:p w14:paraId="6939C266" w14:textId="4527630F" w:rsidR="00D9161F" w:rsidRPr="00352C50" w:rsidRDefault="004A0CEA" w:rsidP="004A0CEA">
      <w:pPr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Язык</w:t>
      </w:r>
      <w:r w:rsidRPr="004A0CEA"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ML</w:t>
      </w:r>
      <w:r w:rsidRPr="004A0C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Unified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Modeling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4A0C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</w:rPr>
        <w:t>предназначен для опи</w:t>
      </w:r>
      <w:r>
        <w:rPr>
          <w:rFonts w:cs="Times New Roman"/>
          <w:szCs w:val="28"/>
        </w:rPr>
        <w:t>сания, визуализации и документирования объектно</w:t>
      </w:r>
      <w:r w:rsidR="00E12813">
        <w:rPr>
          <w:rFonts w:cs="Times New Roman"/>
          <w:szCs w:val="28"/>
        </w:rPr>
        <w:t>-</w:t>
      </w:r>
      <w:r w:rsidRPr="004A0CEA">
        <w:rPr>
          <w:rFonts w:cs="Times New Roman"/>
          <w:szCs w:val="28"/>
        </w:rPr>
        <w:t>ориентированных систем и бизнес-проц</w:t>
      </w:r>
      <w:r>
        <w:rPr>
          <w:rFonts w:cs="Times New Roman"/>
          <w:szCs w:val="28"/>
        </w:rPr>
        <w:t>ессов с ориентацией на их после</w:t>
      </w:r>
      <w:r w:rsidRPr="004A0CEA">
        <w:rPr>
          <w:rFonts w:cs="Times New Roman"/>
          <w:szCs w:val="28"/>
        </w:rPr>
        <w:t>дующую реализацию в виде программног</w:t>
      </w:r>
      <w:r w:rsidR="00E12813">
        <w:rPr>
          <w:rFonts w:cs="Times New Roman"/>
          <w:szCs w:val="28"/>
        </w:rPr>
        <w:t xml:space="preserve">о </w:t>
      </w:r>
      <w:r w:rsidRPr="004A0CEA">
        <w:rPr>
          <w:rFonts w:cs="Times New Roman"/>
          <w:szCs w:val="28"/>
        </w:rPr>
        <w:t>обеспечения.[6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8A2F2D" w:rsidRDefault="00056429" w:rsidP="008A2F2D">
      <w:pPr>
        <w:ind w:firstLine="708"/>
        <w:rPr>
          <w:b/>
        </w:rPr>
      </w:pPr>
      <w:bookmarkStart w:id="8" w:name="_Toc37404382"/>
      <w:r w:rsidRPr="008A2F2D">
        <w:rPr>
          <w:b/>
        </w:rPr>
        <w:t>3.1 Диаграмм</w:t>
      </w:r>
      <w:r w:rsidR="003F79C0" w:rsidRPr="008A2F2D">
        <w:rPr>
          <w:b/>
        </w:rPr>
        <w:t>а</w:t>
      </w:r>
      <w:r w:rsidR="00EF4C49" w:rsidRPr="008A2F2D">
        <w:rPr>
          <w:b/>
        </w:rPr>
        <w:t xml:space="preserve"> USE CASE</w:t>
      </w:r>
      <w:bookmarkEnd w:id="8"/>
      <w:r w:rsidR="00EF4C49" w:rsidRPr="008A2F2D">
        <w:rPr>
          <w:b/>
        </w:rPr>
        <w:t xml:space="preserve"> </w:t>
      </w:r>
    </w:p>
    <w:p w14:paraId="5F8BBABE" w14:textId="02F2ED71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</w:t>
      </w:r>
      <w:r w:rsidR="00DB05A3" w:rsidRPr="00DB05A3">
        <w:rPr>
          <w:rFonts w:cs="Times New Roman"/>
          <w:szCs w:val="28"/>
        </w:rPr>
        <w:t>[6]</w:t>
      </w:r>
      <w:r w:rsidRPr="00C22D53">
        <w:rPr>
          <w:rFonts w:cs="Times New Roman"/>
          <w:szCs w:val="28"/>
        </w:rPr>
        <w:t xml:space="preserve">. </w:t>
      </w:r>
      <w:r w:rsidR="00B6140F">
        <w:rPr>
          <w:rFonts w:cs="Times New Roman"/>
          <w:szCs w:val="28"/>
        </w:rPr>
        <w:t>Диаграмма представлена на рисунке 3.1.</w:t>
      </w:r>
    </w:p>
    <w:p w14:paraId="61C5AA56" w14:textId="25A42048" w:rsidR="006852EE" w:rsidRPr="00F94E88" w:rsidRDefault="003A0291" w:rsidP="00B9718D">
      <w:pPr>
        <w:jc w:val="center"/>
        <w:rPr>
          <w:rFonts w:cs="Times New Roman"/>
          <w:noProof/>
          <w:szCs w:val="28"/>
          <w:lang w:eastAsia="ru-RU"/>
        </w:rPr>
      </w:pPr>
      <w:commentRangeStart w:id="9"/>
      <w:r>
        <w:rPr>
          <w:noProof/>
          <w:lang w:eastAsia="ru-RU"/>
        </w:rPr>
        <w:lastRenderedPageBreak/>
        <w:drawing>
          <wp:inline distT="0" distB="0" distL="0" distR="0" wp14:anchorId="6600A4BD" wp14:editId="05A5239B">
            <wp:extent cx="6115685" cy="3627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1377F2">
        <w:rPr>
          <w:rStyle w:val="af1"/>
        </w:rPr>
        <w:commentReference w:id="9"/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411CC6FC" w14:textId="52658875" w:rsidR="00CF604A" w:rsidRPr="008A2F2D" w:rsidRDefault="00F94E88" w:rsidP="008A2F2D">
      <w:pPr>
        <w:ind w:firstLine="708"/>
        <w:rPr>
          <w:b/>
        </w:rPr>
      </w:pPr>
      <w:bookmarkStart w:id="10" w:name="_Toc37404383"/>
      <w:r w:rsidRPr="008A2F2D">
        <w:rPr>
          <w:b/>
        </w:rPr>
        <w:t xml:space="preserve">3.2 </w:t>
      </w:r>
      <w:r w:rsidR="00EF4C49" w:rsidRPr="008A2F2D">
        <w:rPr>
          <w:b/>
        </w:rPr>
        <w:t>Диаграмма классов</w:t>
      </w:r>
      <w:bookmarkEnd w:id="10"/>
    </w:p>
    <w:p w14:paraId="3105DF25" w14:textId="60175A17" w:rsidR="00B353C9" w:rsidRPr="00B6140F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2C53AB">
        <w:t xml:space="preserve"> </w:t>
      </w:r>
      <w:r w:rsidR="002C53AB" w:rsidRPr="002C53AB">
        <w:t>[6]</w:t>
      </w:r>
      <w:r w:rsidRPr="00B353C9">
        <w:t>.</w:t>
      </w:r>
      <w:r w:rsidR="00B6140F">
        <w:t xml:space="preserve"> Диаграмма классов представлена на рисунке 3.2.</w:t>
      </w:r>
    </w:p>
    <w:p w14:paraId="1C30D9A1" w14:textId="33AAA64D" w:rsidR="00C1268A" w:rsidRDefault="00A71859" w:rsidP="00B9718D">
      <w:pPr>
        <w:jc w:val="center"/>
        <w:rPr>
          <w:rFonts w:cs="Times New Roman"/>
          <w:szCs w:val="28"/>
        </w:rPr>
      </w:pPr>
      <w:commentRangeStart w:id="11"/>
      <w:r>
        <w:rPr>
          <w:noProof/>
          <w:lang w:eastAsia="ru-RU"/>
        </w:rPr>
        <w:lastRenderedPageBreak/>
        <w:drawing>
          <wp:inline distT="0" distB="0" distL="0" distR="0" wp14:anchorId="25382399" wp14:editId="16E82932">
            <wp:extent cx="4963885" cy="4685133"/>
            <wp:effectExtent l="0" t="0" r="8255" b="1270"/>
            <wp:docPr id="3" name="Рисунок 3" descr="https://i.gyazo.com/70b7b5af19ffabf596c99ade1edd6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70b7b5af19ffabf596c99ade1edd655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511" cy="46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 w:rsidR="001377F2">
        <w:rPr>
          <w:rStyle w:val="af1"/>
        </w:rPr>
        <w:commentReference w:id="11"/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3ADD00D4" w14:textId="14C1CD42" w:rsidR="00A71859" w:rsidRPr="003A0291" w:rsidRDefault="00B353C9" w:rsidP="003A029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 w:rsidR="003A0291">
        <w:rPr>
          <w:rFonts w:cs="Times New Roman"/>
          <w:szCs w:val="28"/>
        </w:rPr>
        <w:t xml:space="preserve"> запускает плагин из </w:t>
      </w:r>
      <w:proofErr w:type="spellStart"/>
      <w:r w:rsidR="003A0291">
        <w:rPr>
          <w:rFonts w:cs="Times New Roman"/>
          <w:szCs w:val="28"/>
          <w:lang w:val="en-US"/>
        </w:rPr>
        <w:t>AutoCad</w:t>
      </w:r>
      <w:proofErr w:type="spellEnd"/>
      <w:r w:rsidR="003A0291">
        <w:rPr>
          <w:rFonts w:cs="Times New Roman"/>
          <w:szCs w:val="28"/>
        </w:rPr>
        <w:t xml:space="preserve"> и имеет функцию по построению модели.</w:t>
      </w:r>
    </w:p>
    <w:p w14:paraId="2B85BB9A" w14:textId="7E638A71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rFonts w:cs="Times New Roman"/>
          <w:szCs w:val="28"/>
          <w:lang w:val="en-US"/>
        </w:rPr>
        <w:t>Hangar</w:t>
      </w:r>
      <w:r w:rsidR="00A71859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для проверки, а так же выводит сообщение об ошибках при вводе.</w:t>
      </w:r>
    </w:p>
    <w:p w14:paraId="3C946297" w14:textId="4BC31D17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09B15082" w14:textId="70BA7157" w:rsidR="00A71859" w:rsidRPr="00A71859" w:rsidRDefault="00A7185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и проверяет в себе параметры грунта.</w:t>
      </w:r>
    </w:p>
    <w:p w14:paraId="03EB5761" w14:textId="4E846CE3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proofErr w:type="spellStart"/>
      <w:r>
        <w:rPr>
          <w:rFonts w:cs="Times New Roman"/>
          <w:szCs w:val="28"/>
          <w:lang w:val="en-US"/>
        </w:rPr>
        <w:t>Soil</w:t>
      </w:r>
      <w:r w:rsidR="00A71859">
        <w:rPr>
          <w:rFonts w:cs="Times New Roman"/>
          <w:szCs w:val="28"/>
          <w:lang w:val="en-US"/>
        </w:rPr>
        <w:t>Types</w:t>
      </w:r>
      <w:proofErr w:type="spellEnd"/>
      <w:r>
        <w:rPr>
          <w:rFonts w:cs="Times New Roman"/>
          <w:szCs w:val="28"/>
        </w:rPr>
        <w:t xml:space="preserve"> хранит в себе основные типы грунтов.</w:t>
      </w:r>
      <w:r w:rsidR="000D4DC9">
        <w:rPr>
          <w:rStyle w:val="af1"/>
        </w:rPr>
        <w:commentReference w:id="12"/>
      </w:r>
      <w:r>
        <w:rPr>
          <w:rFonts w:cs="Times New Roman"/>
          <w:szCs w:val="28"/>
        </w:rPr>
        <w:t xml:space="preserve"> </w:t>
      </w:r>
      <w:r w:rsidR="00B353C9">
        <w:rPr>
          <w:rFonts w:cs="Times New Roman"/>
          <w:szCs w:val="28"/>
        </w:rPr>
        <w:t xml:space="preserve"> </w:t>
      </w:r>
      <w:commentRangeStart w:id="13"/>
      <w:r>
        <w:rPr>
          <w:rFonts w:cs="Times New Roman"/>
          <w:szCs w:val="28"/>
        </w:rPr>
        <w:t xml:space="preserve"> </w:t>
      </w:r>
      <w:commentRangeEnd w:id="13"/>
      <w:r w:rsidR="001377F2">
        <w:rPr>
          <w:rStyle w:val="af1"/>
        </w:rPr>
        <w:commentReference w:id="13"/>
      </w:r>
    </w:p>
    <w:p w14:paraId="4AC75E56" w14:textId="77777777" w:rsidR="008D382C" w:rsidRPr="008A2F2D" w:rsidRDefault="00F94E88" w:rsidP="008A2F2D">
      <w:pPr>
        <w:ind w:firstLine="708"/>
        <w:rPr>
          <w:b/>
        </w:rPr>
      </w:pPr>
      <w:bookmarkStart w:id="14" w:name="_Toc37404384"/>
      <w:r w:rsidRPr="008A2F2D">
        <w:rPr>
          <w:b/>
        </w:rPr>
        <w:t xml:space="preserve">3.3 </w:t>
      </w:r>
      <w:r w:rsidR="00EF4C49" w:rsidRPr="008A2F2D">
        <w:rPr>
          <w:b/>
        </w:rPr>
        <w:t>Макеты пользовательского интерфейса</w:t>
      </w:r>
      <w:bookmarkEnd w:id="14"/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>Пользовательский интерфейс, или UI (</w:t>
      </w:r>
      <w:proofErr w:type="spellStart"/>
      <w:r w:rsidRPr="008D382C">
        <w:rPr>
          <w:rFonts w:cs="Times New Roman"/>
          <w:szCs w:val="28"/>
        </w:rPr>
        <w:t>User</w:t>
      </w:r>
      <w:proofErr w:type="spellEnd"/>
      <w:r w:rsidRPr="008D382C">
        <w:rPr>
          <w:rFonts w:cs="Times New Roman"/>
          <w:szCs w:val="28"/>
        </w:rPr>
        <w:t xml:space="preserve"> </w:t>
      </w:r>
      <w:proofErr w:type="spellStart"/>
      <w:r w:rsidRPr="008D382C">
        <w:rPr>
          <w:rFonts w:cs="Times New Roman"/>
          <w:szCs w:val="28"/>
        </w:rPr>
        <w:t>Interface</w:t>
      </w:r>
      <w:proofErr w:type="spellEnd"/>
      <w:r w:rsidRPr="008D382C">
        <w:rPr>
          <w:rFonts w:cs="Times New Roman"/>
          <w:szCs w:val="28"/>
        </w:rPr>
        <w:t xml:space="preserve">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6211A703" w:rsidR="00BD0E2C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 xml:space="preserve">Кнопка </w:t>
      </w:r>
      <w:r w:rsidR="005A40FA">
        <w:rPr>
          <w:rFonts w:cs="Times New Roman"/>
          <w:szCs w:val="28"/>
        </w:rPr>
        <w:t>ввода «</w:t>
      </w:r>
      <w:r w:rsidR="00CB2146">
        <w:rPr>
          <w:rFonts w:cs="Times New Roman"/>
          <w:szCs w:val="28"/>
        </w:rPr>
        <w:t>Ок</w:t>
      </w:r>
      <w:r w:rsidR="005A40FA">
        <w:rPr>
          <w:rFonts w:cs="Times New Roman"/>
          <w:szCs w:val="28"/>
        </w:rPr>
        <w:t>»,</w:t>
      </w:r>
      <w:r w:rsidR="0081529F">
        <w:rPr>
          <w:rFonts w:cs="Times New Roman"/>
          <w:szCs w:val="28"/>
        </w:rPr>
        <w:t xml:space="preserve"> 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</w:t>
      </w:r>
      <w:proofErr w:type="spellStart"/>
      <w:r w:rsidR="005A40FA">
        <w:rPr>
          <w:rFonts w:cs="Times New Roman"/>
          <w:szCs w:val="28"/>
        </w:rPr>
        <w:t>заполненности</w:t>
      </w:r>
      <w:proofErr w:type="spellEnd"/>
      <w:r w:rsidR="005A40FA">
        <w:rPr>
          <w:rFonts w:cs="Times New Roman"/>
          <w:szCs w:val="28"/>
        </w:rPr>
        <w:t xml:space="preserve"> блока ввода.</w:t>
      </w:r>
    </w:p>
    <w:p w14:paraId="388738BE" w14:textId="53B826D9" w:rsidR="000B0202" w:rsidRDefault="000B0202" w:rsidP="00B6140F">
      <w:pPr>
        <w:ind w:firstLine="708"/>
        <w:rPr>
          <w:rFonts w:cs="Times New Roman"/>
          <w:szCs w:val="28"/>
        </w:rPr>
      </w:pPr>
      <w:commentRangeStart w:id="15"/>
      <w:r>
        <w:rPr>
          <w:rFonts w:cs="Times New Roman"/>
          <w:szCs w:val="28"/>
        </w:rPr>
        <w:t xml:space="preserve">Все ошибки, допущенные при вводе, будут выведены </w:t>
      </w:r>
      <w:r w:rsidR="00CB2146">
        <w:rPr>
          <w:rFonts w:cs="Times New Roman"/>
          <w:szCs w:val="28"/>
        </w:rPr>
        <w:t>в режиме реального времени</w:t>
      </w:r>
      <w:proofErr w:type="gramStart"/>
      <w:r w:rsidR="00CB2146">
        <w:rPr>
          <w:rFonts w:cs="Times New Roman"/>
          <w:szCs w:val="28"/>
        </w:rPr>
        <w:t>.</w:t>
      </w:r>
      <w:proofErr w:type="gramEnd"/>
      <w:r w:rsidR="00CB2146">
        <w:rPr>
          <w:rFonts w:cs="Times New Roman"/>
          <w:szCs w:val="28"/>
        </w:rPr>
        <w:t xml:space="preserve"> П</w:t>
      </w:r>
      <w:r>
        <w:rPr>
          <w:rFonts w:cs="Times New Roman"/>
          <w:szCs w:val="28"/>
        </w:rPr>
        <w:t>осле нажатия кнопки «</w:t>
      </w:r>
      <w:r w:rsidR="00CB2146">
        <w:rPr>
          <w:rFonts w:cs="Times New Roman"/>
          <w:szCs w:val="28"/>
        </w:rPr>
        <w:t>Ок</w:t>
      </w:r>
      <w:r>
        <w:rPr>
          <w:rFonts w:cs="Times New Roman"/>
          <w:szCs w:val="28"/>
        </w:rPr>
        <w:t>»</w:t>
      </w:r>
      <w:r w:rsidR="00CB214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</w:t>
      </w:r>
      <w:r w:rsidR="00CB2146">
        <w:rPr>
          <w:rFonts w:cs="Times New Roman"/>
          <w:szCs w:val="28"/>
        </w:rPr>
        <w:t>случае ошибок, в диалоговом</w:t>
      </w:r>
      <w:r>
        <w:rPr>
          <w:rFonts w:cs="Times New Roman"/>
          <w:szCs w:val="28"/>
        </w:rPr>
        <w:t xml:space="preserve"> окн</w:t>
      </w:r>
      <w:r w:rsidR="00CB2146">
        <w:rPr>
          <w:rFonts w:cs="Times New Roman"/>
          <w:szCs w:val="28"/>
        </w:rPr>
        <w:t>е будут показаны допущенные ошибки</w:t>
      </w:r>
      <w:r>
        <w:rPr>
          <w:rFonts w:cs="Times New Roman"/>
          <w:szCs w:val="28"/>
        </w:rPr>
        <w:t xml:space="preserve">. Так же изменится цвет фона поля </w:t>
      </w:r>
      <w:proofErr w:type="gramStart"/>
      <w:r>
        <w:rPr>
          <w:rFonts w:cs="Times New Roman"/>
          <w:szCs w:val="28"/>
        </w:rPr>
        <w:t>с</w:t>
      </w:r>
      <w:proofErr w:type="gramEnd"/>
      <w:r>
        <w:rPr>
          <w:rFonts w:cs="Times New Roman"/>
          <w:szCs w:val="28"/>
        </w:rPr>
        <w:t xml:space="preserve"> прозрачного на красный, в котором была допущена ошибка.</w:t>
      </w:r>
      <w:r w:rsidR="001049F5">
        <w:rPr>
          <w:rFonts w:cs="Times New Roman"/>
          <w:szCs w:val="28"/>
        </w:rPr>
        <w:t xml:space="preserve"> </w:t>
      </w:r>
      <w:commentRangeEnd w:id="15"/>
      <w:r w:rsidR="000D4DC9">
        <w:rPr>
          <w:rStyle w:val="af1"/>
        </w:rPr>
        <w:commentReference w:id="15"/>
      </w:r>
      <w:r w:rsidR="008D382C"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</w:t>
      </w:r>
      <w:r w:rsidR="00CB2146">
        <w:rPr>
          <w:rFonts w:cs="Times New Roman"/>
          <w:szCs w:val="28"/>
        </w:rPr>
        <w:t>ах</w:t>
      </w:r>
      <w:r w:rsidR="00B353C9">
        <w:rPr>
          <w:rFonts w:cs="Times New Roman"/>
          <w:szCs w:val="28"/>
        </w:rPr>
        <w:t xml:space="preserve"> 3.3</w:t>
      </w:r>
      <w:r w:rsidR="00CB2146">
        <w:rPr>
          <w:rFonts w:cs="Times New Roman"/>
          <w:szCs w:val="28"/>
        </w:rPr>
        <w:t xml:space="preserve"> и 3.4</w:t>
      </w:r>
    </w:p>
    <w:p w14:paraId="162F3EC6" w14:textId="4FC58EF0" w:rsidR="00612A64" w:rsidRPr="00352C50" w:rsidRDefault="00612A64" w:rsidP="000B0202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r w:rsidR="00CB2146">
        <w:rPr>
          <w:noProof/>
          <w:lang w:eastAsia="ru-RU"/>
        </w:rPr>
        <w:drawing>
          <wp:inline distT="0" distB="0" distL="0" distR="0" wp14:anchorId="3469A5A1" wp14:editId="059E2DDB">
            <wp:extent cx="3588589" cy="3655034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63" cy="365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A0F3" w14:textId="7E03876E" w:rsidR="00CB2146" w:rsidRDefault="00612A64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</w:t>
      </w:r>
      <w:r w:rsidR="00CB2146">
        <w:rPr>
          <w:rFonts w:cs="Times New Roman"/>
          <w:noProof/>
          <w:szCs w:val="28"/>
          <w:lang w:eastAsia="ru-RU"/>
        </w:rPr>
        <w:t xml:space="preserve"> при вводе</w:t>
      </w:r>
      <w:r>
        <w:rPr>
          <w:rFonts w:cs="Times New Roman"/>
          <w:noProof/>
          <w:szCs w:val="28"/>
          <w:lang w:eastAsia="ru-RU"/>
        </w:rPr>
        <w:t>.</w:t>
      </w:r>
      <w:r w:rsidR="00CB2146" w:rsidRPr="00CB2146">
        <w:rPr>
          <w:rFonts w:cs="Times New Roman"/>
          <w:noProof/>
          <w:szCs w:val="28"/>
          <w:lang w:eastAsia="ru-RU"/>
        </w:rPr>
        <w:t xml:space="preserve"> </w:t>
      </w:r>
    </w:p>
    <w:p w14:paraId="549398B0" w14:textId="07F0EBEC" w:rsidR="00CB2146" w:rsidRPr="00352C50" w:rsidRDefault="00CB2146" w:rsidP="00CB2146">
      <w:pPr>
        <w:jc w:val="center"/>
        <w:rPr>
          <w:rFonts w:cs="Times New Roman"/>
          <w:noProof/>
          <w:szCs w:val="28"/>
          <w:lang w:eastAsia="ru-RU"/>
        </w:rPr>
      </w:pPr>
      <w:bookmarkStart w:id="16" w:name="_GoBack"/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EB8717A" wp14:editId="62FD72CE">
            <wp:extent cx="3614468" cy="3584907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384" cy="358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1C943D62" w14:textId="62571F52" w:rsidR="00CB2146" w:rsidRPr="001377F2" w:rsidRDefault="00CB2146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Pr="00352C50">
        <w:rPr>
          <w:rFonts w:cs="Times New Roman"/>
          <w:noProof/>
          <w:szCs w:val="28"/>
          <w:lang w:eastAsia="ru-RU"/>
        </w:rPr>
        <w:t>3.</w:t>
      </w:r>
      <w:r>
        <w:rPr>
          <w:rFonts w:cs="Times New Roman"/>
          <w:noProof/>
          <w:szCs w:val="28"/>
          <w:lang w:eastAsia="ru-RU"/>
        </w:rPr>
        <w:t>4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 при </w:t>
      </w:r>
      <w:r>
        <w:rPr>
          <w:rFonts w:cs="Times New Roman"/>
          <w:noProof/>
          <w:szCs w:val="28"/>
          <w:lang w:eastAsia="ru-RU"/>
        </w:rPr>
        <w:t>нажатии кнопки</w:t>
      </w:r>
      <w:r>
        <w:rPr>
          <w:rFonts w:cs="Times New Roman"/>
          <w:noProof/>
          <w:szCs w:val="28"/>
          <w:lang w:eastAsia="ru-RU"/>
        </w:rPr>
        <w:t>.</w:t>
      </w:r>
    </w:p>
    <w:p w14:paraId="06EE303B" w14:textId="2DC6182B" w:rsidR="00504E55" w:rsidRPr="001377F2" w:rsidRDefault="00504E55" w:rsidP="00DB05A3">
      <w:pPr>
        <w:jc w:val="center"/>
        <w:rPr>
          <w:rFonts w:cs="Times New Roman"/>
          <w:noProof/>
          <w:szCs w:val="28"/>
          <w:lang w:eastAsia="ru-RU"/>
        </w:rPr>
      </w:pPr>
    </w:p>
    <w:p w14:paraId="5004F61F" w14:textId="0773F798" w:rsidR="008D382C" w:rsidRPr="00DB05A3" w:rsidRDefault="008D382C" w:rsidP="008A2F2D">
      <w:pPr>
        <w:pStyle w:val="1"/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</w:pPr>
      <w:bookmarkStart w:id="17" w:name="_Toc37404385"/>
      <w:r w:rsidRPr="00DB05A3"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  <w:t>Список литературы</w:t>
      </w:r>
      <w:bookmarkEnd w:id="17"/>
    </w:p>
    <w:p w14:paraId="65788522" w14:textId="11D1B204" w:rsidR="004A0CEA" w:rsidRPr="00DB05A3" w:rsidRDefault="004A0CEA" w:rsidP="004A0CEA">
      <w:pPr>
        <w:pStyle w:val="a3"/>
        <w:numPr>
          <w:ilvl w:val="0"/>
          <w:numId w:val="28"/>
        </w:numPr>
        <w:ind w:left="0"/>
        <w:jc w:val="left"/>
        <w:rPr>
          <w:szCs w:val="28"/>
          <w:lang w:eastAsia="ru-RU"/>
        </w:rPr>
      </w:pPr>
      <w:r w:rsidRPr="00DB05A3">
        <w:rPr>
          <w:szCs w:val="28"/>
        </w:rPr>
        <w:t xml:space="preserve">САПР - </w:t>
      </w:r>
      <w:proofErr w:type="spellStart"/>
      <w:r w:rsidRPr="00DB05A3">
        <w:rPr>
          <w:szCs w:val="28"/>
        </w:rPr>
        <w:t>Нижневартовский</w:t>
      </w:r>
      <w:proofErr w:type="spellEnd"/>
      <w:r w:rsidRPr="00DB05A3">
        <w:rPr>
          <w:szCs w:val="28"/>
        </w:rPr>
        <w:t xml:space="preserve"> Нефтяной Техникум, Фадеев Д.В. [Электронный ресурс]. – URL: </w:t>
      </w:r>
      <w:hyperlink r:id="rId16" w:history="1">
        <w:r w:rsidRPr="00DB05A3">
          <w:rPr>
            <w:rStyle w:val="a6"/>
            <w:szCs w:val="28"/>
          </w:rPr>
          <w:t>https://scienceforum.ru/2017/article/2017040096</w:t>
        </w:r>
      </w:hyperlink>
      <w:r w:rsidRPr="00DB05A3">
        <w:rPr>
          <w:szCs w:val="28"/>
        </w:rPr>
        <w:t xml:space="preserve"> (дата обращения 10.04.2020)</w:t>
      </w:r>
    </w:p>
    <w:p w14:paraId="51130653" w14:textId="2E7A071F" w:rsidR="00AB7AB0" w:rsidRPr="002A7A7C" w:rsidRDefault="002A7A7C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7" w:history="1">
        <w:r>
          <w:rPr>
            <w:rStyle w:val="a6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18" w:history="1">
        <w:r>
          <w:rPr>
            <w:rStyle w:val="a6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19" w:history="1">
        <w:r w:rsidR="00EA6BDE" w:rsidRPr="00C93887">
          <w:rPr>
            <w:rStyle w:val="a6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20" w:history="1">
        <w:r>
          <w:rPr>
            <w:rStyle w:val="a6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1766A3A9" w14:textId="08B57E98" w:rsidR="00171DAF" w:rsidRPr="00E21DA7" w:rsidRDefault="00E12813" w:rsidP="00E12813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>
        <w:lastRenderedPageBreak/>
        <w:t>Самоучитель</w:t>
      </w:r>
      <w:r w:rsidR="00B857CB">
        <w:t xml:space="preserve"> </w:t>
      </w:r>
      <w:r w:rsidR="00B857CB">
        <w:rPr>
          <w:lang w:val="en-US"/>
        </w:rPr>
        <w:t>UML</w:t>
      </w:r>
      <w:r>
        <w:t>, Александр Леоненков</w:t>
      </w:r>
      <w:r w:rsidR="00B857CB">
        <w:t xml:space="preserve"> </w:t>
      </w:r>
      <w:r w:rsidR="00B857CB" w:rsidRPr="00AB7AB0">
        <w:t>[</w:t>
      </w:r>
      <w:r w:rsidR="00B857CB">
        <w:t>Электронный ресурс</w:t>
      </w:r>
      <w:r w:rsidR="00B857CB" w:rsidRPr="00AB7AB0">
        <w:t>]</w:t>
      </w:r>
      <w:r w:rsidR="00B857CB">
        <w:t xml:space="preserve">. </w:t>
      </w:r>
      <w:r w:rsidR="00B857CB" w:rsidRPr="00AB7AB0">
        <w:rPr>
          <w:szCs w:val="28"/>
        </w:rPr>
        <w:t>–</w:t>
      </w:r>
      <w:r w:rsidR="00B857CB">
        <w:rPr>
          <w:szCs w:val="28"/>
        </w:rPr>
        <w:t xml:space="preserve"> </w:t>
      </w:r>
      <w:r w:rsidR="00B857CB">
        <w:rPr>
          <w:szCs w:val="28"/>
          <w:lang w:val="en-US"/>
        </w:rPr>
        <w:t>URL</w:t>
      </w:r>
      <w:r w:rsidR="00B857CB" w:rsidRPr="00AB7AB0">
        <w:rPr>
          <w:szCs w:val="28"/>
        </w:rPr>
        <w:t xml:space="preserve">: </w:t>
      </w:r>
      <w:hyperlink r:id="rId21" w:history="1">
        <w:r w:rsidR="004A0CEA">
          <w:rPr>
            <w:rStyle w:val="a6"/>
          </w:rPr>
          <w:t>http://kaf401.rloc.ru/TRPO/LeonenkovUML.pdf</w:t>
        </w:r>
      </w:hyperlink>
      <w:r w:rsidR="00B857CB" w:rsidRPr="00AB7AB0">
        <w:t xml:space="preserve"> (</w:t>
      </w:r>
      <w:r w:rsidR="00B857CB">
        <w:t xml:space="preserve">дата обращения </w:t>
      </w:r>
      <w:r w:rsidR="004A0CEA">
        <w:t>9</w:t>
      </w:r>
      <w:r w:rsidR="00B857CB">
        <w:t>.0</w:t>
      </w:r>
      <w:r w:rsidR="004A0CEA">
        <w:t>4</w:t>
      </w:r>
      <w:r w:rsidR="00B857CB">
        <w:t>.2020</w:t>
      </w:r>
      <w:r w:rsidR="00B857CB" w:rsidRPr="00AB7AB0">
        <w:t>)</w:t>
      </w:r>
      <w:r w:rsidRPr="00E21DA7">
        <w:rPr>
          <w:rFonts w:cs="Times New Roman"/>
          <w:szCs w:val="28"/>
        </w:rPr>
        <w:t xml:space="preserve"> </w:t>
      </w:r>
    </w:p>
    <w:sectPr w:rsidR="00171DAF" w:rsidRPr="00E21DA7" w:rsidSect="004A0CEA">
      <w:headerReference w:type="default" r:id="rId2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" w:author="Kalentyev Alexey" w:date="2020-05-01T23:45:00Z" w:initials="KA">
    <w:p w14:paraId="2E793CF1" w14:textId="77777777" w:rsidR="00E66652" w:rsidRDefault="00E66652" w:rsidP="00E66652">
      <w:pPr>
        <w:pStyle w:val="af2"/>
      </w:pPr>
      <w:r>
        <w:rPr>
          <w:rStyle w:val="af1"/>
        </w:rPr>
        <w:annotationRef/>
      </w:r>
      <w:r>
        <w:t>Четвёртая колонка – что это такое? Вторая колонка – просто перечислить – это не значит описать. Описать, значит написать их назначение.</w:t>
      </w:r>
    </w:p>
    <w:p w14:paraId="762197A8" w14:textId="01C3FA60" w:rsidR="003A0291" w:rsidRPr="001377F2" w:rsidRDefault="003A0291" w:rsidP="00E66652">
      <w:pPr>
        <w:pStyle w:val="af2"/>
      </w:pPr>
      <w:r>
        <w:t>+</w:t>
      </w:r>
    </w:p>
  </w:comment>
  <w:comment w:id="9" w:author="Kalentyev Alexey" w:date="2020-05-01T23:47:00Z" w:initials="KA">
    <w:p w14:paraId="4E58279F" w14:textId="05B02DA4" w:rsidR="001377F2" w:rsidRDefault="001377F2" w:rsidP="001377F2">
      <w:pPr>
        <w:pStyle w:val="af2"/>
      </w:pPr>
      <w:r>
        <w:rPr>
          <w:rStyle w:val="af1"/>
        </w:rPr>
        <w:annotationRef/>
      </w:r>
      <w:r>
        <w:t>Связь между вводом данных и построением модели не верна.</w:t>
      </w:r>
    </w:p>
    <w:p w14:paraId="24772D38" w14:textId="0B0E86A1" w:rsidR="003A0291" w:rsidRPr="001377F2" w:rsidRDefault="003A0291" w:rsidP="001377F2">
      <w:pPr>
        <w:pStyle w:val="af2"/>
      </w:pPr>
      <w:r>
        <w:t>+</w:t>
      </w:r>
    </w:p>
  </w:comment>
  <w:comment w:id="11" w:author="Kalentyev Alexey" w:date="2020-04-20T16:51:00Z" w:initials="KA">
    <w:p w14:paraId="28647746" w14:textId="4EC2499D" w:rsidR="001377F2" w:rsidRPr="00051723" w:rsidRDefault="001377F2" w:rsidP="000D4DC9">
      <w:pPr>
        <w:pStyle w:val="af2"/>
        <w:rPr>
          <w:lang w:val="en-US"/>
        </w:rPr>
      </w:pPr>
      <w:r>
        <w:rPr>
          <w:rStyle w:val="af1"/>
        </w:rPr>
        <w:annotationRef/>
      </w:r>
      <w:r>
        <w:t>Связи</w:t>
      </w:r>
      <w:r w:rsidRPr="001377F2">
        <w:rPr>
          <w:lang w:val="en-US"/>
        </w:rPr>
        <w:t xml:space="preserve"> </w:t>
      </w:r>
      <w:r>
        <w:t>между</w:t>
      </w:r>
      <w:r w:rsidRPr="001377F2">
        <w:rPr>
          <w:lang w:val="en-US"/>
        </w:rPr>
        <w:t xml:space="preserve"> </w:t>
      </w: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</w:t>
      </w:r>
      <w:r>
        <w:t>и</w:t>
      </w:r>
      <w:r w:rsidRPr="001377F2">
        <w:rPr>
          <w:lang w:val="en-US"/>
        </w:rPr>
        <w:t xml:space="preserve"> </w:t>
      </w:r>
      <w:r>
        <w:rPr>
          <w:lang w:val="en-US"/>
        </w:rPr>
        <w:t>Commands, Soil-</w:t>
      </w:r>
      <w:proofErr w:type="spellStart"/>
      <w:r>
        <w:rPr>
          <w:lang w:val="en-US"/>
        </w:rPr>
        <w:t>SoilTypes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Desing-HangarParam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MainForm-Desing</w:t>
      </w:r>
      <w:proofErr w:type="spellEnd"/>
      <w:r>
        <w:rPr>
          <w:lang w:val="en-US"/>
        </w:rPr>
        <w:t xml:space="preserve"> – </w:t>
      </w:r>
      <w:r>
        <w:t>не</w:t>
      </w:r>
      <w:r w:rsidRPr="001377F2">
        <w:rPr>
          <w:lang w:val="en-US"/>
        </w:rPr>
        <w:t xml:space="preserve"> </w:t>
      </w:r>
      <w:r>
        <w:t>верные</w:t>
      </w:r>
    </w:p>
    <w:p w14:paraId="52D39BEF" w14:textId="7DCC1C7A" w:rsidR="001377F2" w:rsidRPr="001377F2" w:rsidRDefault="001377F2">
      <w:pPr>
        <w:pStyle w:val="af2"/>
      </w:pPr>
      <w:r>
        <w:t xml:space="preserve">Класс </w:t>
      </w:r>
      <w:proofErr w:type="spellStart"/>
      <w:r>
        <w:rPr>
          <w:lang w:val="en-US"/>
        </w:rPr>
        <w:t>Desing</w:t>
      </w:r>
      <w:proofErr w:type="spellEnd"/>
      <w:r w:rsidRPr="001377F2">
        <w:t xml:space="preserve">, </w:t>
      </w:r>
      <w:r>
        <w:t xml:space="preserve">поле </w:t>
      </w:r>
      <w:proofErr w:type="spellStart"/>
      <w:r>
        <w:rPr>
          <w:lang w:val="en-US"/>
        </w:rPr>
        <w:t>hangarParam</w:t>
      </w:r>
      <w:proofErr w:type="spellEnd"/>
      <w:r w:rsidRPr="001377F2">
        <w:t xml:space="preserve"> – </w:t>
      </w:r>
      <w:r>
        <w:t>не должно быть публичным. Если нужен доступ к данным – меняйте на свойство.</w:t>
      </w:r>
    </w:p>
  </w:comment>
  <w:comment w:id="12" w:author="Kalentyev Alexey" w:date="2020-05-01T23:51:00Z" w:initials="KA">
    <w:p w14:paraId="0E8EE308" w14:textId="7D7E54CF" w:rsidR="000D4DC9" w:rsidRDefault="000D4DC9">
      <w:pPr>
        <w:pStyle w:val="af2"/>
      </w:pPr>
      <w:r>
        <w:rPr>
          <w:rStyle w:val="af1"/>
        </w:rPr>
        <w:annotationRef/>
      </w:r>
      <w:r>
        <w:t xml:space="preserve">Зачем разделять класс параметров и класс </w:t>
      </w:r>
      <w:proofErr w:type="spellStart"/>
      <w:r>
        <w:t>валидатор</w:t>
      </w:r>
      <w:proofErr w:type="spellEnd"/>
      <w:r>
        <w:t xml:space="preserve"> параметров? Вы планируете использовать один без другого?</w:t>
      </w:r>
    </w:p>
    <w:p w14:paraId="243F55C6" w14:textId="2CCA5D08" w:rsidR="003A0291" w:rsidRDefault="003A0291">
      <w:pPr>
        <w:pStyle w:val="af2"/>
      </w:pPr>
      <w:r>
        <w:t>+</w:t>
      </w:r>
      <w:r>
        <w:br/>
        <w:t>Убрал класс, распределив его методы между остальными.</w:t>
      </w:r>
    </w:p>
  </w:comment>
  <w:comment w:id="13" w:author="Kalentyev Alexey" w:date="2020-05-01T23:51:00Z" w:initials="KA">
    <w:p w14:paraId="7523A26D" w14:textId="73237529" w:rsidR="001377F2" w:rsidRDefault="001377F2">
      <w:pPr>
        <w:pStyle w:val="af2"/>
      </w:pPr>
      <w:r>
        <w:rPr>
          <w:rStyle w:val="af1"/>
        </w:rPr>
        <w:annotationRef/>
      </w:r>
      <w:r>
        <w:t>Нет такого.</w:t>
      </w:r>
    </w:p>
    <w:p w14:paraId="6A5FB60C" w14:textId="74D7E8C3" w:rsidR="003A0291" w:rsidRDefault="003A0291">
      <w:pPr>
        <w:pStyle w:val="af2"/>
      </w:pPr>
      <w:r>
        <w:t>+</w:t>
      </w:r>
    </w:p>
  </w:comment>
  <w:comment w:id="15" w:author="Kalentyev Alexey" w:date="2020-05-02T00:00:00Z" w:initials="KA">
    <w:p w14:paraId="2051D173" w14:textId="77777777" w:rsidR="000D4DC9" w:rsidRDefault="000D4DC9">
      <w:pPr>
        <w:pStyle w:val="af2"/>
      </w:pPr>
      <w:r>
        <w:rPr>
          <w:rStyle w:val="af1"/>
        </w:rPr>
        <w:annotationRef/>
      </w:r>
      <w:r>
        <w:t>Нужен визуальный пример на макете – как это будет работать. Описания не достаточно.</w:t>
      </w:r>
    </w:p>
    <w:p w14:paraId="7288898C" w14:textId="7DDCE6AA" w:rsidR="00CB2146" w:rsidRDefault="00CB2146">
      <w:pPr>
        <w:pStyle w:val="af2"/>
      </w:pP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2CCF001" w15:done="0"/>
  <w15:commentEx w15:paraId="4E58279F" w15:done="0"/>
  <w15:commentEx w15:paraId="52D39BEF" w15:done="0"/>
  <w15:commentEx w15:paraId="0E8EE308" w15:done="0"/>
  <w15:commentEx w15:paraId="7523A26D" w15:done="0"/>
  <w15:commentEx w15:paraId="7288898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85072" w16cex:dateUtc="2020-04-20T09:46:00Z"/>
  <w16cex:commentExtensible w16cex:durableId="2248514C" w16cex:dateUtc="2020-04-20T09:50:00Z"/>
  <w16cex:commentExtensible w16cex:durableId="224851A3" w16cex:dateUtc="2020-04-20T09:51:00Z"/>
  <w16cex:commentExtensible w16cex:durableId="224852A8" w16cex:dateUtc="2020-04-20T09:56:00Z"/>
  <w16cex:commentExtensible w16cex:durableId="2248522F" w16cex:dateUtc="2020-04-20T09:54:00Z"/>
  <w16cex:commentExtensible w16cex:durableId="224852D9" w16cex:dateUtc="2020-04-20T09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2CCF001" w16cid:durableId="22485072"/>
  <w16cid:commentId w16cid:paraId="4E58279F" w16cid:durableId="2248514C"/>
  <w16cid:commentId w16cid:paraId="52D39BEF" w16cid:durableId="224851A3"/>
  <w16cid:commentId w16cid:paraId="0E8EE308" w16cid:durableId="224852A8"/>
  <w16cid:commentId w16cid:paraId="7523A26D" w16cid:durableId="2248522F"/>
  <w16cid:commentId w16cid:paraId="7288898C" w16cid:durableId="224852D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5747A6" w14:textId="77777777" w:rsidR="00782EC7" w:rsidRDefault="00782EC7" w:rsidP="004778FF">
      <w:pPr>
        <w:spacing w:line="240" w:lineRule="auto"/>
      </w:pPr>
      <w:r>
        <w:separator/>
      </w:r>
    </w:p>
  </w:endnote>
  <w:endnote w:type="continuationSeparator" w:id="0">
    <w:p w14:paraId="22FDEF77" w14:textId="77777777" w:rsidR="00782EC7" w:rsidRDefault="00782EC7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05456E" w14:textId="77777777" w:rsidR="00782EC7" w:rsidRDefault="00782EC7" w:rsidP="004778FF">
      <w:pPr>
        <w:spacing w:line="240" w:lineRule="auto"/>
      </w:pPr>
      <w:r>
        <w:separator/>
      </w:r>
    </w:p>
  </w:footnote>
  <w:footnote w:type="continuationSeparator" w:id="0">
    <w:p w14:paraId="18856CA3" w14:textId="77777777" w:rsidR="00782EC7" w:rsidRDefault="00782EC7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2348">
          <w:rPr>
            <w:noProof/>
          </w:rPr>
          <w:t>12</w:t>
        </w:r>
        <w:r>
          <w:fldChar w:fldCharType="end"/>
        </w:r>
      </w:p>
    </w:sdtContent>
  </w:sdt>
  <w:p w14:paraId="368D4CE8" w14:textId="77777777" w:rsidR="00B353C9" w:rsidRDefault="00B353C9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D2D45"/>
    <w:multiLevelType w:val="multilevel"/>
    <w:tmpl w:val="0D3E438C"/>
    <w:numStyleLink w:val="2"/>
  </w:abstractNum>
  <w:abstractNum w:abstractNumId="2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9502F6"/>
    <w:multiLevelType w:val="multilevel"/>
    <w:tmpl w:val="7E00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1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7B40244B"/>
    <w:multiLevelType w:val="hybridMultilevel"/>
    <w:tmpl w:val="FDFC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11"/>
  </w:num>
  <w:num w:numId="5">
    <w:abstractNumId w:val="31"/>
  </w:num>
  <w:num w:numId="6">
    <w:abstractNumId w:val="27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8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1"/>
  </w:num>
  <w:num w:numId="20">
    <w:abstractNumId w:val="25"/>
  </w:num>
  <w:num w:numId="21">
    <w:abstractNumId w:val="20"/>
  </w:num>
  <w:num w:numId="22">
    <w:abstractNumId w:val="23"/>
  </w:num>
  <w:num w:numId="23">
    <w:abstractNumId w:val="7"/>
  </w:num>
  <w:num w:numId="24">
    <w:abstractNumId w:val="0"/>
  </w:num>
  <w:num w:numId="25">
    <w:abstractNumId w:val="5"/>
  </w:num>
  <w:num w:numId="26">
    <w:abstractNumId w:val="33"/>
  </w:num>
  <w:num w:numId="27">
    <w:abstractNumId w:val="13"/>
  </w:num>
  <w:num w:numId="28">
    <w:abstractNumId w:val="16"/>
  </w:num>
  <w:num w:numId="29">
    <w:abstractNumId w:val="1"/>
  </w:num>
  <w:num w:numId="30">
    <w:abstractNumId w:val="30"/>
  </w:num>
  <w:num w:numId="31">
    <w:abstractNumId w:val="29"/>
  </w:num>
  <w:num w:numId="32">
    <w:abstractNumId w:val="18"/>
  </w:num>
  <w:num w:numId="33">
    <w:abstractNumId w:val="19"/>
  </w:num>
  <w:num w:numId="34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9E7"/>
    <w:rsid w:val="00012171"/>
    <w:rsid w:val="00016614"/>
    <w:rsid w:val="00016C08"/>
    <w:rsid w:val="00026E75"/>
    <w:rsid w:val="00026EC3"/>
    <w:rsid w:val="00030D49"/>
    <w:rsid w:val="0004073E"/>
    <w:rsid w:val="00041505"/>
    <w:rsid w:val="00051723"/>
    <w:rsid w:val="0005561C"/>
    <w:rsid w:val="00056429"/>
    <w:rsid w:val="000600B3"/>
    <w:rsid w:val="00062CDD"/>
    <w:rsid w:val="00065E58"/>
    <w:rsid w:val="00065EB0"/>
    <w:rsid w:val="000878A6"/>
    <w:rsid w:val="00092714"/>
    <w:rsid w:val="000A1C13"/>
    <w:rsid w:val="000A7E3F"/>
    <w:rsid w:val="000B0202"/>
    <w:rsid w:val="000B0CAF"/>
    <w:rsid w:val="000B4FD3"/>
    <w:rsid w:val="000B7FD9"/>
    <w:rsid w:val="000C1206"/>
    <w:rsid w:val="000C4A16"/>
    <w:rsid w:val="000C65C7"/>
    <w:rsid w:val="000D0E71"/>
    <w:rsid w:val="000D14FB"/>
    <w:rsid w:val="000D4DC9"/>
    <w:rsid w:val="000D5EDF"/>
    <w:rsid w:val="000E1E65"/>
    <w:rsid w:val="001049F5"/>
    <w:rsid w:val="00105FE1"/>
    <w:rsid w:val="001169EB"/>
    <w:rsid w:val="00120D37"/>
    <w:rsid w:val="00122E3B"/>
    <w:rsid w:val="00127092"/>
    <w:rsid w:val="00132E4E"/>
    <w:rsid w:val="001334BF"/>
    <w:rsid w:val="00133523"/>
    <w:rsid w:val="001351E5"/>
    <w:rsid w:val="001377F2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65B"/>
    <w:rsid w:val="00221AC1"/>
    <w:rsid w:val="00241A06"/>
    <w:rsid w:val="00243668"/>
    <w:rsid w:val="002543FD"/>
    <w:rsid w:val="00255821"/>
    <w:rsid w:val="00255ED2"/>
    <w:rsid w:val="002719E3"/>
    <w:rsid w:val="00272135"/>
    <w:rsid w:val="00280ADE"/>
    <w:rsid w:val="00286F92"/>
    <w:rsid w:val="002877E5"/>
    <w:rsid w:val="0029318D"/>
    <w:rsid w:val="00293BC9"/>
    <w:rsid w:val="00296F5F"/>
    <w:rsid w:val="002A7A7C"/>
    <w:rsid w:val="002B3422"/>
    <w:rsid w:val="002C53AB"/>
    <w:rsid w:val="002D2AF1"/>
    <w:rsid w:val="002D5A98"/>
    <w:rsid w:val="002E0ACA"/>
    <w:rsid w:val="002E4BA2"/>
    <w:rsid w:val="00302C61"/>
    <w:rsid w:val="00302F1B"/>
    <w:rsid w:val="0030695B"/>
    <w:rsid w:val="00327A28"/>
    <w:rsid w:val="00330460"/>
    <w:rsid w:val="003316C6"/>
    <w:rsid w:val="00335851"/>
    <w:rsid w:val="00336001"/>
    <w:rsid w:val="00345C27"/>
    <w:rsid w:val="00351884"/>
    <w:rsid w:val="00351ECA"/>
    <w:rsid w:val="00352C50"/>
    <w:rsid w:val="00356AFF"/>
    <w:rsid w:val="00360D26"/>
    <w:rsid w:val="00367186"/>
    <w:rsid w:val="00380684"/>
    <w:rsid w:val="00387ACF"/>
    <w:rsid w:val="003908F0"/>
    <w:rsid w:val="003913D0"/>
    <w:rsid w:val="003914E1"/>
    <w:rsid w:val="0039799F"/>
    <w:rsid w:val="003A0291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137DB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0CEA"/>
    <w:rsid w:val="004A277D"/>
    <w:rsid w:val="004A6725"/>
    <w:rsid w:val="004B5AE1"/>
    <w:rsid w:val="004C208C"/>
    <w:rsid w:val="004D2058"/>
    <w:rsid w:val="004D2648"/>
    <w:rsid w:val="004E3B8F"/>
    <w:rsid w:val="004E67B0"/>
    <w:rsid w:val="004E7193"/>
    <w:rsid w:val="004F1355"/>
    <w:rsid w:val="004F1DF0"/>
    <w:rsid w:val="00504E55"/>
    <w:rsid w:val="005052EA"/>
    <w:rsid w:val="00510136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336B7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0188A"/>
    <w:rsid w:val="00711B53"/>
    <w:rsid w:val="00727F5A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790A"/>
    <w:rsid w:val="00782EC7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52348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2F2D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4296"/>
    <w:rsid w:val="00927668"/>
    <w:rsid w:val="0094358D"/>
    <w:rsid w:val="0094747B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5C04"/>
    <w:rsid w:val="009B6272"/>
    <w:rsid w:val="009B62BF"/>
    <w:rsid w:val="009C553F"/>
    <w:rsid w:val="009D2431"/>
    <w:rsid w:val="009E02EA"/>
    <w:rsid w:val="009E1463"/>
    <w:rsid w:val="009F27AD"/>
    <w:rsid w:val="00A01595"/>
    <w:rsid w:val="00A03419"/>
    <w:rsid w:val="00A06CE8"/>
    <w:rsid w:val="00A152F5"/>
    <w:rsid w:val="00A242FA"/>
    <w:rsid w:val="00A322EF"/>
    <w:rsid w:val="00A34115"/>
    <w:rsid w:val="00A566DE"/>
    <w:rsid w:val="00A6255A"/>
    <w:rsid w:val="00A71859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6140F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146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6E40"/>
    <w:rsid w:val="00DA2C8D"/>
    <w:rsid w:val="00DA507D"/>
    <w:rsid w:val="00DB05A3"/>
    <w:rsid w:val="00DB11D5"/>
    <w:rsid w:val="00DC28A6"/>
    <w:rsid w:val="00DC37BF"/>
    <w:rsid w:val="00DC7FEB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12813"/>
    <w:rsid w:val="00E1576A"/>
    <w:rsid w:val="00E21DA7"/>
    <w:rsid w:val="00E3173B"/>
    <w:rsid w:val="00E35399"/>
    <w:rsid w:val="00E45735"/>
    <w:rsid w:val="00E45C4F"/>
    <w:rsid w:val="00E50EF3"/>
    <w:rsid w:val="00E63D32"/>
    <w:rsid w:val="00E64795"/>
    <w:rsid w:val="00E66652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0F0D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docs.autodesk.com/ACD/2010/ENU/AutoCAD%20.NET%20Developer%27s%20Guide/index.html" TargetMode="External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hyperlink" Target="http://kaf401.rloc.ru/TRPO/LeonenkovUML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cgschool.pro/base/baza-1/" TargetMode="Externa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https://scienceforum.ru/2017/article/2017040096" TargetMode="External"/><Relationship Id="rId20" Type="http://schemas.openxmlformats.org/officeDocument/2006/relationships/hyperlink" Target="https://www.liraland.ru/lir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28" Type="http://schemas.microsoft.com/office/2011/relationships/commentsExtended" Target="commentsExtended.xml"/><Relationship Id="rId10" Type="http://schemas.openxmlformats.org/officeDocument/2006/relationships/image" Target="media/image1.png"/><Relationship Id="rId19" Type="http://schemas.openxmlformats.org/officeDocument/2006/relationships/hyperlink" Target="https://api-2d3d-cad.com/objectarx/" TargetMode="Externa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A15CE-4886-4BED-A837-EE486B903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16</Pages>
  <Words>2495</Words>
  <Characters>14227</Characters>
  <Application>Microsoft Office Word</Application>
  <DocSecurity>0</DocSecurity>
  <Lines>118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16689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Администратор</cp:lastModifiedBy>
  <cp:revision>4</cp:revision>
  <cp:lastPrinted>2019-05-16T10:16:00Z</cp:lastPrinted>
  <dcterms:created xsi:type="dcterms:W3CDTF">2020-04-10T03:47:00Z</dcterms:created>
  <dcterms:modified xsi:type="dcterms:W3CDTF">2020-05-01T17:05:00Z</dcterms:modified>
</cp:coreProperties>
</file>